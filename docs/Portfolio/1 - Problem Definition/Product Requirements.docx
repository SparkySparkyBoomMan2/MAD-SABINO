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80196" w14:textId="77777777" w:rsidR="0088289F" w:rsidRPr="00580D22" w:rsidRDefault="0088289F"/>
    <w:p w14:paraId="0BA1D5E6" w14:textId="77777777" w:rsidR="0088289F" w:rsidRDefault="0088289F"/>
    <w:p w14:paraId="5A979C83" w14:textId="77777777" w:rsidR="0088289F" w:rsidRDefault="0088289F"/>
    <w:p w14:paraId="055C4421" w14:textId="77777777" w:rsidR="0088289F" w:rsidRDefault="0088289F"/>
    <w:p w14:paraId="3FAE671A" w14:textId="29CC9A20" w:rsidR="005B052F" w:rsidRDefault="004A12CF" w:rsidP="005B052F">
      <w:pPr>
        <w:jc w:val="center"/>
        <w:rPr>
          <w:sz w:val="56"/>
        </w:rPr>
      </w:pPr>
      <w:r>
        <w:rPr>
          <w:sz w:val="56"/>
        </w:rPr>
        <w:t>3D</w:t>
      </w:r>
      <w:r w:rsidR="007247D2">
        <w:rPr>
          <w:sz w:val="56"/>
        </w:rPr>
        <w:t xml:space="preserve"> </w:t>
      </w:r>
      <w:r w:rsidR="00FF7E21">
        <w:rPr>
          <w:sz w:val="56"/>
        </w:rPr>
        <w:t>Gaming Environment</w:t>
      </w:r>
      <w:r>
        <w:rPr>
          <w:sz w:val="56"/>
        </w:rPr>
        <w:t xml:space="preserve"> for Arm Assessment</w:t>
      </w:r>
    </w:p>
    <w:p w14:paraId="20B6245E" w14:textId="77777777" w:rsidR="0088289F" w:rsidRDefault="00991D47">
      <w:pPr>
        <w:jc w:val="center"/>
        <w:rPr>
          <w:sz w:val="40"/>
        </w:rPr>
      </w:pPr>
      <w:r>
        <w:rPr>
          <w:sz w:val="56"/>
        </w:rPr>
        <w:t>Product</w:t>
      </w:r>
      <w:r w:rsidR="00651462" w:rsidRPr="00651462">
        <w:rPr>
          <w:sz w:val="56"/>
        </w:rPr>
        <w:t xml:space="preserve"> Requirements</w:t>
      </w:r>
    </w:p>
    <w:p w14:paraId="069DEE69" w14:textId="77777777" w:rsidR="0088289F" w:rsidRDefault="0088289F">
      <w:pPr>
        <w:jc w:val="center"/>
        <w:rPr>
          <w:sz w:val="40"/>
        </w:rPr>
      </w:pPr>
    </w:p>
    <w:p w14:paraId="73CFF7D3" w14:textId="77777777" w:rsidR="0088289F" w:rsidRDefault="0088289F">
      <w:pPr>
        <w:jc w:val="center"/>
        <w:rPr>
          <w:sz w:val="40"/>
        </w:rPr>
      </w:pPr>
    </w:p>
    <w:p w14:paraId="0C635703" w14:textId="77777777" w:rsidR="00991D47" w:rsidRDefault="00991D47" w:rsidP="00991D47">
      <w:pPr>
        <w:rPr>
          <w:sz w:val="40"/>
        </w:rPr>
      </w:pPr>
    </w:p>
    <w:p w14:paraId="5A0DBD38" w14:textId="77777777" w:rsidR="00991D47" w:rsidRDefault="00991D47" w:rsidP="00991D47">
      <w:pPr>
        <w:rPr>
          <w:sz w:val="40"/>
        </w:rPr>
      </w:pPr>
    </w:p>
    <w:p w14:paraId="5C20F0D9" w14:textId="77777777" w:rsidR="00991D47" w:rsidRDefault="00991D47" w:rsidP="00991D47">
      <w:pPr>
        <w:rPr>
          <w:sz w:val="40"/>
        </w:rPr>
      </w:pPr>
    </w:p>
    <w:p w14:paraId="76C4970F" w14:textId="77777777" w:rsidR="00991D47" w:rsidRDefault="00991D47" w:rsidP="00991D47">
      <w:pPr>
        <w:rPr>
          <w:sz w:val="40"/>
        </w:rPr>
      </w:pPr>
    </w:p>
    <w:p w14:paraId="6EE41FAB" w14:textId="77777777" w:rsidR="00991D47" w:rsidRDefault="00991D47" w:rsidP="00991D47">
      <w:pPr>
        <w:rPr>
          <w:sz w:val="40"/>
        </w:rPr>
      </w:pPr>
    </w:p>
    <w:p w14:paraId="409FE1D3" w14:textId="44A72B97" w:rsidR="00991D47" w:rsidRPr="00991D47" w:rsidRDefault="00BA4EDD" w:rsidP="00991D47">
      <w:pPr>
        <w:jc w:val="center"/>
        <w:rPr>
          <w:color w:val="808080" w:themeColor="background1" w:themeShade="80"/>
          <w:sz w:val="40"/>
        </w:rPr>
      </w:pPr>
      <w:r>
        <w:rPr>
          <w:color w:val="808080" w:themeColor="background1" w:themeShade="80"/>
          <w:sz w:val="40"/>
        </w:rPr>
        <w:t>MAD SABINO</w:t>
      </w:r>
    </w:p>
    <w:p w14:paraId="28C25C07" w14:textId="77777777" w:rsidR="000B21AA" w:rsidRDefault="00BA4EDD" w:rsidP="00991D47">
      <w:pPr>
        <w:jc w:val="center"/>
        <w:rPr>
          <w:color w:val="808080" w:themeColor="background1" w:themeShade="80"/>
          <w:sz w:val="40"/>
        </w:rPr>
      </w:pPr>
      <w:r>
        <w:rPr>
          <w:color w:val="808080" w:themeColor="background1" w:themeShade="80"/>
          <w:sz w:val="40"/>
        </w:rPr>
        <w:t>Dawson Hill</w:t>
      </w:r>
    </w:p>
    <w:p w14:paraId="0049D12B" w14:textId="77777777" w:rsidR="000B21AA" w:rsidRDefault="000B21AA" w:rsidP="00991D47">
      <w:pPr>
        <w:jc w:val="center"/>
        <w:rPr>
          <w:color w:val="808080" w:themeColor="background1" w:themeShade="80"/>
          <w:sz w:val="40"/>
        </w:rPr>
      </w:pPr>
      <w:r>
        <w:rPr>
          <w:color w:val="808080" w:themeColor="background1" w:themeShade="80"/>
          <w:sz w:val="40"/>
        </w:rPr>
        <w:t>Alex Peña</w:t>
      </w:r>
    </w:p>
    <w:p w14:paraId="50A73B7C" w14:textId="7D163557" w:rsidR="0088289F" w:rsidRDefault="000B21AA" w:rsidP="00991D47">
      <w:pPr>
        <w:jc w:val="center"/>
      </w:pPr>
      <w:r>
        <w:rPr>
          <w:color w:val="808080" w:themeColor="background1" w:themeShade="80"/>
          <w:sz w:val="40"/>
        </w:rPr>
        <w:t>Miguel Villanueva</w:t>
      </w:r>
      <w:r w:rsidR="0088289F">
        <w:br w:type="page"/>
      </w:r>
    </w:p>
    <w:p w14:paraId="3AA1EA1A" w14:textId="77777777" w:rsidR="0088289F" w:rsidRDefault="0088289F">
      <w:pPr>
        <w:jc w:val="center"/>
      </w:pPr>
      <w:r>
        <w:rPr>
          <w:b/>
          <w:sz w:val="28"/>
        </w:rPr>
        <w:t>Document History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1065"/>
        <w:gridCol w:w="1505"/>
        <w:gridCol w:w="1500"/>
        <w:gridCol w:w="4000"/>
      </w:tblGrid>
      <w:tr w:rsidR="007829A4" w14:paraId="108FADE9" w14:textId="77777777" w:rsidTr="007829A4">
        <w:trPr>
          <w:jc w:val="center"/>
        </w:trPr>
        <w:tc>
          <w:tcPr>
            <w:tcW w:w="106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9EAA0E" w14:textId="77777777" w:rsidR="007829A4" w:rsidRDefault="007829A4">
            <w:r>
              <w:rPr>
                <w:b/>
              </w:rPr>
              <w:t>Rev Number</w:t>
            </w:r>
          </w:p>
        </w:tc>
        <w:tc>
          <w:tcPr>
            <w:tcW w:w="150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EEC749" w14:textId="77777777" w:rsidR="007829A4" w:rsidRDefault="007829A4">
            <w:r>
              <w:rPr>
                <w:b/>
              </w:rPr>
              <w:t>Date</w:t>
            </w:r>
          </w:p>
        </w:tc>
        <w:tc>
          <w:tcPr>
            <w:tcW w:w="1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05FFA17" w14:textId="77777777" w:rsidR="007829A4" w:rsidRDefault="007829A4">
            <w:r>
              <w:rPr>
                <w:b/>
              </w:rPr>
              <w:t>Modified By</w:t>
            </w:r>
          </w:p>
        </w:tc>
        <w:tc>
          <w:tcPr>
            <w:tcW w:w="40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D09EB2B" w14:textId="77777777" w:rsidR="007829A4" w:rsidRDefault="007829A4">
            <w:r>
              <w:rPr>
                <w:b/>
              </w:rPr>
              <w:t>Reason</w:t>
            </w:r>
          </w:p>
        </w:tc>
      </w:tr>
      <w:tr w:rsidR="007829A4" w14:paraId="7665DBD5" w14:textId="77777777" w:rsidTr="007829A4">
        <w:trPr>
          <w:jc w:val="center"/>
        </w:trPr>
        <w:tc>
          <w:tcPr>
            <w:tcW w:w="106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30F7C96" w14:textId="77777777" w:rsidR="007829A4" w:rsidRDefault="00C77CB6" w:rsidP="007829A4">
            <w:pPr>
              <w:jc w:val="center"/>
            </w:pPr>
            <w:r>
              <w:t>0</w:t>
            </w:r>
          </w:p>
        </w:tc>
        <w:tc>
          <w:tcPr>
            <w:tcW w:w="150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42B887E" w14:textId="44F2EBFE" w:rsidR="007829A4" w:rsidRDefault="00BA4EDD" w:rsidP="00C77CB6">
            <w:pPr>
              <w:jc w:val="center"/>
            </w:pPr>
            <w:r>
              <w:t>21Sep2021</w:t>
            </w:r>
          </w:p>
        </w:tc>
        <w:tc>
          <w:tcPr>
            <w:tcW w:w="1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5202950" w14:textId="3938F782" w:rsidR="007829A4" w:rsidRDefault="00BA4EDD">
            <w:r>
              <w:t xml:space="preserve">Dawson Hill, </w:t>
            </w:r>
            <w:r w:rsidR="000B21AA">
              <w:t>Alex Pe</w:t>
            </w:r>
            <w:r w:rsidR="00562E11">
              <w:t>ña, Miguel Villanueva</w:t>
            </w:r>
          </w:p>
        </w:tc>
        <w:tc>
          <w:tcPr>
            <w:tcW w:w="40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DD85E1" w14:textId="77777777" w:rsidR="007829A4" w:rsidRDefault="003B2CB1" w:rsidP="003B2CB1">
            <w:r>
              <w:t xml:space="preserve">Initial </w:t>
            </w:r>
            <w:r w:rsidR="007829A4">
              <w:t>Release</w:t>
            </w:r>
          </w:p>
        </w:tc>
      </w:tr>
      <w:tr w:rsidR="007829A4" w14:paraId="6CB7E270" w14:textId="77777777" w:rsidTr="007829A4">
        <w:trPr>
          <w:jc w:val="center"/>
        </w:trPr>
        <w:tc>
          <w:tcPr>
            <w:tcW w:w="106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CAF6514" w14:textId="77777777" w:rsidR="007829A4" w:rsidRDefault="007829A4" w:rsidP="000D6505">
            <w:pPr>
              <w:jc w:val="center"/>
            </w:pPr>
          </w:p>
        </w:tc>
        <w:tc>
          <w:tcPr>
            <w:tcW w:w="150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FC57CEB" w14:textId="77777777" w:rsidR="007829A4" w:rsidRDefault="007829A4" w:rsidP="000D6505">
            <w:pPr>
              <w:jc w:val="center"/>
            </w:pPr>
          </w:p>
        </w:tc>
        <w:tc>
          <w:tcPr>
            <w:tcW w:w="1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56163E" w14:textId="77777777" w:rsidR="007829A4" w:rsidRDefault="007829A4"/>
        </w:tc>
        <w:tc>
          <w:tcPr>
            <w:tcW w:w="40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FA01E50" w14:textId="77777777" w:rsidR="007829A4" w:rsidRDefault="007829A4"/>
        </w:tc>
      </w:tr>
      <w:tr w:rsidR="007829A4" w14:paraId="319EBB44" w14:textId="77777777" w:rsidTr="007829A4">
        <w:trPr>
          <w:jc w:val="center"/>
        </w:trPr>
        <w:tc>
          <w:tcPr>
            <w:tcW w:w="106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76DACC" w14:textId="77777777" w:rsidR="007829A4" w:rsidRDefault="007829A4"/>
        </w:tc>
        <w:tc>
          <w:tcPr>
            <w:tcW w:w="150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B4A48B" w14:textId="77777777" w:rsidR="007829A4" w:rsidRDefault="007829A4"/>
        </w:tc>
        <w:tc>
          <w:tcPr>
            <w:tcW w:w="1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C193991" w14:textId="77777777" w:rsidR="007829A4" w:rsidRDefault="007829A4"/>
        </w:tc>
        <w:tc>
          <w:tcPr>
            <w:tcW w:w="40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C25E0B" w14:textId="77777777" w:rsidR="007829A4" w:rsidRDefault="007829A4"/>
        </w:tc>
      </w:tr>
      <w:tr w:rsidR="007829A4" w14:paraId="45583ABC" w14:textId="77777777" w:rsidTr="007829A4">
        <w:trPr>
          <w:jc w:val="center"/>
        </w:trPr>
        <w:tc>
          <w:tcPr>
            <w:tcW w:w="106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82EF81" w14:textId="77777777" w:rsidR="007829A4" w:rsidRDefault="007829A4"/>
        </w:tc>
        <w:tc>
          <w:tcPr>
            <w:tcW w:w="150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2AEC80" w14:textId="77777777" w:rsidR="007829A4" w:rsidRDefault="007829A4"/>
        </w:tc>
        <w:tc>
          <w:tcPr>
            <w:tcW w:w="1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4BFACAA" w14:textId="77777777" w:rsidR="007829A4" w:rsidRDefault="007829A4"/>
        </w:tc>
        <w:tc>
          <w:tcPr>
            <w:tcW w:w="40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84FB826" w14:textId="77777777" w:rsidR="007829A4" w:rsidRDefault="007829A4"/>
        </w:tc>
      </w:tr>
      <w:tr w:rsidR="007829A4" w14:paraId="2E68ADD8" w14:textId="77777777" w:rsidTr="007829A4">
        <w:trPr>
          <w:jc w:val="center"/>
        </w:trPr>
        <w:tc>
          <w:tcPr>
            <w:tcW w:w="106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D20939" w14:textId="77777777" w:rsidR="007829A4" w:rsidRDefault="007829A4"/>
        </w:tc>
        <w:tc>
          <w:tcPr>
            <w:tcW w:w="150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B8C21F" w14:textId="77777777" w:rsidR="007829A4" w:rsidRDefault="007829A4"/>
        </w:tc>
        <w:tc>
          <w:tcPr>
            <w:tcW w:w="15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FC071E" w14:textId="77777777" w:rsidR="007829A4" w:rsidRDefault="007829A4"/>
        </w:tc>
        <w:tc>
          <w:tcPr>
            <w:tcW w:w="40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A9B3EE" w14:textId="77777777" w:rsidR="007829A4" w:rsidRDefault="007829A4"/>
        </w:tc>
      </w:tr>
    </w:tbl>
    <w:p w14:paraId="00E1FF08" w14:textId="77777777" w:rsidR="0088289F" w:rsidRDefault="0088289F">
      <w:pPr>
        <w:sectPr w:rsidR="0088289F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pgBorders w:offsetFrom="page">
            <w:top w:val="none" w:sz="0" w:space="24" w:color="auto"/>
            <w:left w:val="none" w:sz="0" w:space="24" w:color="auto"/>
            <w:bottom w:val="none" w:sz="0" w:space="24" w:color="auto"/>
            <w:right w:val="none" w:sz="0" w:space="24" w:color="auto"/>
          </w:pgBorders>
          <w:cols w:space="720"/>
        </w:sectPr>
      </w:pPr>
    </w:p>
    <w:p w14:paraId="790174EC" w14:textId="77777777" w:rsidR="00EA3D27" w:rsidRDefault="0088289F" w:rsidP="00EA3D27">
      <w:pPr>
        <w:jc w:val="center"/>
      </w:pPr>
      <w:r>
        <w:rPr>
          <w:sz w:val="28"/>
        </w:rPr>
        <w:t>Table of Contents</w:t>
      </w:r>
    </w:p>
    <w:p w14:paraId="2685E5D8" w14:textId="73B49946" w:rsidR="00753C38" w:rsidRDefault="00EA3D2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3159856" w:history="1">
        <w:r w:rsidR="00753C38" w:rsidRPr="001D6C1A">
          <w:rPr>
            <w:rStyle w:val="Hyperlink"/>
            <w:noProof/>
          </w:rPr>
          <w:t>1 Objective</w:t>
        </w:r>
        <w:r w:rsidR="00753C38">
          <w:rPr>
            <w:noProof/>
            <w:webHidden/>
          </w:rPr>
          <w:tab/>
        </w:r>
        <w:r w:rsidR="00753C38">
          <w:rPr>
            <w:noProof/>
            <w:webHidden/>
          </w:rPr>
          <w:fldChar w:fldCharType="begin"/>
        </w:r>
        <w:r w:rsidR="00753C38">
          <w:rPr>
            <w:noProof/>
            <w:webHidden/>
          </w:rPr>
          <w:instrText xml:space="preserve"> PAGEREF _Toc83159856 \h </w:instrText>
        </w:r>
        <w:r w:rsidR="00753C38">
          <w:rPr>
            <w:noProof/>
            <w:webHidden/>
          </w:rPr>
        </w:r>
        <w:r w:rsidR="00753C38"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4</w:t>
        </w:r>
        <w:r w:rsidR="00753C38">
          <w:rPr>
            <w:noProof/>
            <w:webHidden/>
          </w:rPr>
          <w:fldChar w:fldCharType="end"/>
        </w:r>
      </w:hyperlink>
    </w:p>
    <w:p w14:paraId="79CF5C6B" w14:textId="0F0C296D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57" w:history="1">
        <w:r w:rsidRPr="001D6C1A">
          <w:rPr>
            <w:rStyle w:val="Hyperlink"/>
            <w:noProof/>
          </w:rPr>
          <w:t>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19639E" w14:textId="25CEA00F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58" w:history="1">
        <w:r w:rsidRPr="001D6C1A">
          <w:rPr>
            <w:rStyle w:val="Hyperlink"/>
            <w:noProof/>
          </w:rPr>
          <w:t>3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0F69DC" w14:textId="461BFAC8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59" w:history="1">
        <w:r w:rsidRPr="001D6C1A">
          <w:rPr>
            <w:rStyle w:val="Hyperlink"/>
            <w:noProof/>
          </w:rPr>
          <w:t>3.1 Cited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5CDF03" w14:textId="0FEA733A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60" w:history="1">
        <w:r w:rsidRPr="001D6C1A">
          <w:rPr>
            <w:rStyle w:val="Hyperlink"/>
            <w:noProof/>
          </w:rPr>
          <w:t>3.2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E43183" w14:textId="028C4218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61" w:history="1">
        <w:r w:rsidRPr="001D6C1A">
          <w:rPr>
            <w:rStyle w:val="Hyperlink"/>
            <w:noProof/>
          </w:rPr>
          <w:t>4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4C23A3" w14:textId="26F95424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62" w:history="1">
        <w:r w:rsidRPr="001D6C1A">
          <w:rPr>
            <w:rStyle w:val="Hyperlink"/>
            <w:noProof/>
          </w:rPr>
          <w:t>4.1 What it should 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001522" w14:textId="7C19A214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63" w:history="1">
        <w:r w:rsidRPr="001D6C1A">
          <w:rPr>
            <w:rStyle w:val="Hyperlink"/>
            <w:noProof/>
          </w:rPr>
          <w:t>5 Mechanical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378900" w14:textId="092F719B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64" w:history="1">
        <w:r w:rsidRPr="001D6C1A">
          <w:rPr>
            <w:rStyle w:val="Hyperlink"/>
            <w:noProof/>
          </w:rPr>
          <w:t>6 Electrical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8FA20F" w14:textId="57328CC7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65" w:history="1">
        <w:r w:rsidRPr="001D6C1A">
          <w:rPr>
            <w:rStyle w:val="Hyperlink"/>
            <w:noProof/>
          </w:rPr>
          <w:t>6.1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490A37" w14:textId="0D42B9B7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66" w:history="1">
        <w:r w:rsidRPr="001D6C1A">
          <w:rPr>
            <w:rStyle w:val="Hyperlink"/>
            <w:noProof/>
          </w:rPr>
          <w:t>7 Software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19C7FC" w14:textId="1F265A63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67" w:history="1">
        <w:r w:rsidRPr="001D6C1A">
          <w:rPr>
            <w:rStyle w:val="Hyperlink"/>
            <w:noProof/>
          </w:rPr>
          <w:t>7.1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19C685" w14:textId="782B16E4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68" w:history="1">
        <w:r w:rsidRPr="001D6C1A">
          <w:rPr>
            <w:rStyle w:val="Hyperlink"/>
            <w:noProof/>
          </w:rPr>
          <w:t>7.2 User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E1AA17" w14:textId="0AFBD3D1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69" w:history="1">
        <w:r w:rsidRPr="001D6C1A">
          <w:rPr>
            <w:rStyle w:val="Hyperlink"/>
            <w:noProof/>
          </w:rPr>
          <w:t>8 Environmental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472307" w14:textId="7B6E908B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70" w:history="1">
        <w:r w:rsidRPr="001D6C1A">
          <w:rPr>
            <w:rStyle w:val="Hyperlink"/>
            <w:noProof/>
          </w:rPr>
          <w:t>8.1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1781E3" w14:textId="73905539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71" w:history="1">
        <w:r w:rsidRPr="001D6C1A">
          <w:rPr>
            <w:rStyle w:val="Hyperlink"/>
            <w:noProof/>
          </w:rPr>
          <w:t>9 Regulatory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E99BD" w14:textId="59704887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72" w:history="1">
        <w:r w:rsidRPr="001D6C1A">
          <w:rPr>
            <w:rStyle w:val="Hyperlink"/>
            <w:noProof/>
          </w:rPr>
          <w:t>10 Cost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BCAAF1" w14:textId="36A3A575" w:rsidR="00753C38" w:rsidRDefault="00753C3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83159873" w:history="1">
        <w:r w:rsidRPr="001D6C1A">
          <w:rPr>
            <w:rStyle w:val="Hyperlink"/>
            <w:noProof/>
          </w:rPr>
          <w:t>10.1 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F6E41A" w14:textId="48313D55" w:rsidR="00753C38" w:rsidRDefault="00753C3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83159874" w:history="1">
        <w:r w:rsidRPr="001D6C1A">
          <w:rPr>
            <w:rStyle w:val="Hyperlink"/>
            <w:noProof/>
          </w:rPr>
          <w:t>11 Schedule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_Toc83159874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421C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F91B15" w14:textId="1172F2E5" w:rsidR="00EA3D27" w:rsidRDefault="00EA3D27">
      <w:r>
        <w:rPr>
          <w:b/>
          <w:bCs/>
          <w:noProof/>
        </w:rPr>
        <w:fldChar w:fldCharType="end"/>
      </w:r>
    </w:p>
    <w:p w14:paraId="7890C33A" w14:textId="77777777" w:rsidR="0088289F" w:rsidRDefault="0088289F">
      <w:pPr>
        <w:jc w:val="center"/>
      </w:pPr>
      <w:r>
        <w:br w:type="page"/>
      </w:r>
    </w:p>
    <w:p w14:paraId="649E76AA" w14:textId="77777777" w:rsidR="0088289F" w:rsidRDefault="0088289F">
      <w:pPr>
        <w:pStyle w:val="Heading1"/>
      </w:pPr>
      <w:bookmarkStart w:id="0" w:name="_Toc332541706"/>
      <w:bookmarkStart w:id="1" w:name="_Toc83159856"/>
      <w:bookmarkStart w:id="2" w:name="_Toc83159843"/>
      <w:r>
        <w:t>Objective</w:t>
      </w:r>
      <w:bookmarkEnd w:id="0"/>
      <w:bookmarkEnd w:id="1"/>
      <w:bookmarkEnd w:id="2"/>
    </w:p>
    <w:p w14:paraId="30800588" w14:textId="61E117A8" w:rsidR="005E082D" w:rsidRDefault="00053290" w:rsidP="00281F24">
      <w:r>
        <w:t>The</w:t>
      </w:r>
      <w:r w:rsidR="00702AC0" w:rsidRPr="00702AC0">
        <w:t xml:space="preserve"> </w:t>
      </w:r>
      <w:r w:rsidR="00052E6E">
        <w:t>objective</w:t>
      </w:r>
      <w:r w:rsidR="00702AC0" w:rsidRPr="00702AC0">
        <w:t xml:space="preserve"> </w:t>
      </w:r>
      <w:r w:rsidR="00AE4FC1">
        <w:t xml:space="preserve">of this document </w:t>
      </w:r>
      <w:r>
        <w:t xml:space="preserve">is to </w:t>
      </w:r>
      <w:r w:rsidR="00324916">
        <w:t>document</w:t>
      </w:r>
      <w:r w:rsidR="00702AC0" w:rsidRPr="00702AC0">
        <w:t xml:space="preserve"> </w:t>
      </w:r>
      <w:r w:rsidR="00AE4FC1">
        <w:t>the requirements</w:t>
      </w:r>
      <w:r w:rsidR="003657C5">
        <w:t xml:space="preserve"> </w:t>
      </w:r>
      <w:r w:rsidR="00E33DCD">
        <w:t xml:space="preserve">for </w:t>
      </w:r>
      <w:r w:rsidR="00702AC0" w:rsidRPr="00702AC0">
        <w:t>build</w:t>
      </w:r>
      <w:r w:rsidR="00E33DCD">
        <w:t>ing</w:t>
      </w:r>
      <w:r w:rsidR="00702AC0" w:rsidRPr="00702AC0">
        <w:t xml:space="preserve"> a 3D virtual gaming environment that can utilize the BLUE SABINO to consistently assess patients in repeatable tasks such as reach and grasp movements.</w:t>
      </w:r>
    </w:p>
    <w:p w14:paraId="3A60F551" w14:textId="77777777" w:rsidR="0088289F" w:rsidRDefault="0088289F">
      <w:pPr>
        <w:pStyle w:val="Heading1"/>
      </w:pPr>
      <w:bookmarkStart w:id="3" w:name="_Toc332541707"/>
      <w:bookmarkStart w:id="4" w:name="_Toc83159857"/>
      <w:bookmarkStart w:id="5" w:name="_Toc83159844"/>
      <w:r>
        <w:t>Scope</w:t>
      </w:r>
      <w:bookmarkEnd w:id="3"/>
      <w:bookmarkEnd w:id="4"/>
      <w:bookmarkEnd w:id="5"/>
    </w:p>
    <w:p w14:paraId="34B00622" w14:textId="7803C255" w:rsidR="00F26192" w:rsidRDefault="0088289F" w:rsidP="00281F24">
      <w:r>
        <w:t xml:space="preserve">The scope of this </w:t>
      </w:r>
      <w:r w:rsidR="00324916">
        <w:t>document</w:t>
      </w:r>
      <w:r w:rsidR="00F15775">
        <w:t xml:space="preserve"> is to </w:t>
      </w:r>
      <w:r w:rsidR="00511524">
        <w:t xml:space="preserve">define the requirements </w:t>
      </w:r>
      <w:r w:rsidR="00972A51">
        <w:t xml:space="preserve">and vision for how </w:t>
      </w:r>
      <w:r w:rsidR="00995261">
        <w:t xml:space="preserve">the 3D gaming environment for the BLUE SABINO will be designed and implemented. </w:t>
      </w:r>
      <w:r w:rsidR="002E5A5A">
        <w:t xml:space="preserve">These requirements will allow the gaming environment to </w:t>
      </w:r>
      <w:r w:rsidR="00CD753F">
        <w:t xml:space="preserve">perform smoothly </w:t>
      </w:r>
      <w:r w:rsidR="00E04A52">
        <w:t xml:space="preserve">and </w:t>
      </w:r>
      <w:r w:rsidR="00EB2E14">
        <w:t>present patients with clear, measurable, and repeatable tasks</w:t>
      </w:r>
      <w:r w:rsidR="007E252D">
        <w:t xml:space="preserve"> that are easily configurable. </w:t>
      </w:r>
    </w:p>
    <w:p w14:paraId="5FE81ACB" w14:textId="77777777" w:rsidR="005E082D" w:rsidRDefault="005E082D" w:rsidP="00281F24"/>
    <w:p w14:paraId="6658D2C8" w14:textId="77777777" w:rsidR="0088289F" w:rsidRDefault="0088289F">
      <w:pPr>
        <w:pStyle w:val="Heading1"/>
      </w:pPr>
      <w:bookmarkStart w:id="6" w:name="_Toc332541710"/>
      <w:bookmarkStart w:id="7" w:name="_Toc83159858"/>
      <w:bookmarkStart w:id="8" w:name="_Toc83159845"/>
      <w:r>
        <w:t>References</w:t>
      </w:r>
      <w:bookmarkEnd w:id="6"/>
      <w:bookmarkEnd w:id="7"/>
      <w:bookmarkEnd w:id="8"/>
    </w:p>
    <w:p w14:paraId="789B3837" w14:textId="77777777" w:rsidR="0088289F" w:rsidRDefault="0088289F">
      <w:pPr>
        <w:pStyle w:val="Heading2"/>
      </w:pPr>
      <w:bookmarkStart w:id="9" w:name="_Toc332541712"/>
      <w:bookmarkStart w:id="10" w:name="_Toc83159859"/>
      <w:bookmarkStart w:id="11" w:name="_Toc83159846"/>
      <w:r>
        <w:t>Cited Documents</w:t>
      </w:r>
      <w:bookmarkEnd w:id="9"/>
      <w:bookmarkEnd w:id="10"/>
      <w:bookmarkEnd w:id="11"/>
    </w:p>
    <w:p w14:paraId="75C895F4" w14:textId="77777777" w:rsidR="00281F24" w:rsidRDefault="00281F24" w:rsidP="00281F24">
      <w:pPr>
        <w:spacing w:before="0" w:after="0"/>
      </w:pPr>
      <w:bookmarkStart w:id="12" w:name="_Toc332541713"/>
    </w:p>
    <w:p w14:paraId="2B2DBB23" w14:textId="77777777" w:rsidR="00C01DDA" w:rsidRPr="005E082D" w:rsidRDefault="005E082D" w:rsidP="005E082D">
      <w:pPr>
        <w:spacing w:before="0" w:after="0"/>
        <w:rPr>
          <w:color w:val="808080" w:themeColor="background1" w:themeShade="80"/>
        </w:rPr>
      </w:pPr>
      <w:r w:rsidRPr="005E082D">
        <w:rPr>
          <w:color w:val="808080" w:themeColor="background1" w:themeShade="80"/>
        </w:rPr>
        <w:t>This is place to cite any relevant standards, regulations, etc. relevant to the requirements…</w:t>
      </w:r>
    </w:p>
    <w:p w14:paraId="1470ED2F" w14:textId="77777777" w:rsidR="00C01DDA" w:rsidRDefault="00C01DDA" w:rsidP="00281F24">
      <w:pPr>
        <w:spacing w:before="0" w:after="0"/>
      </w:pPr>
    </w:p>
    <w:p w14:paraId="4B47D1C8" w14:textId="77777777" w:rsidR="0088289F" w:rsidRDefault="0088289F">
      <w:pPr>
        <w:pStyle w:val="Heading2"/>
      </w:pPr>
      <w:bookmarkStart w:id="13" w:name="_Toc83159860"/>
      <w:bookmarkStart w:id="14" w:name="_Toc83159847"/>
      <w:r>
        <w:t>Acronyms</w:t>
      </w:r>
      <w:bookmarkEnd w:id="12"/>
      <w:bookmarkEnd w:id="13"/>
      <w:bookmarkEnd w:id="14"/>
    </w:p>
    <w:p w14:paraId="1D47B7DB" w14:textId="77777777" w:rsidR="00281F24" w:rsidRDefault="00281F24" w:rsidP="00281F24">
      <w:pPr>
        <w:spacing w:before="0" w:after="0"/>
      </w:pPr>
    </w:p>
    <w:p w14:paraId="57B14933" w14:textId="2664DDB1" w:rsidR="0085428F" w:rsidRPr="00091643" w:rsidRDefault="00F7234D" w:rsidP="00D74792">
      <w:pPr>
        <w:rPr>
          <w:ins w:id="15" w:author="Pena, Alejandro (pena0641@vandals.uidaho.edu)" w:date="2021-09-21T16:29:00Z"/>
          <w:rFonts w:cstheme="minorHAnsi"/>
          <w:color w:val="191919"/>
          <w:sz w:val="24"/>
          <w:shd w:val="clear" w:color="auto" w:fill="FFFFFF"/>
        </w:rPr>
      </w:pPr>
      <w:r>
        <w:t xml:space="preserve">BLUE SABINO - </w:t>
      </w:r>
      <w:proofErr w:type="spellStart"/>
      <w:r w:rsidR="00D74792" w:rsidRPr="0092009A">
        <w:rPr>
          <w:rFonts w:cstheme="minorHAnsi"/>
          <w:color w:val="191919"/>
          <w:sz w:val="24"/>
          <w:shd w:val="clear" w:color="auto" w:fill="FFFFFF"/>
        </w:rPr>
        <w:t>BiLateral</w:t>
      </w:r>
      <w:proofErr w:type="spellEnd"/>
      <w:r w:rsidR="00D74792" w:rsidRPr="0092009A">
        <w:rPr>
          <w:rFonts w:cstheme="minorHAnsi"/>
          <w:color w:val="191919"/>
          <w:sz w:val="24"/>
          <w:shd w:val="clear" w:color="auto" w:fill="FFFFFF"/>
        </w:rPr>
        <w:t xml:space="preserve"> Upper-limb Exoskeleton for Simultaneous Assessment of Biomechanics and Neuromuscular Output</w:t>
      </w:r>
    </w:p>
    <w:p w14:paraId="6F743C65" w14:textId="25A29B11" w:rsidR="00505163" w:rsidRDefault="00505163" w:rsidP="00281F24">
      <w:pPr>
        <w:spacing w:before="0" w:after="0"/>
      </w:pPr>
    </w:p>
    <w:p w14:paraId="593DEEBE" w14:textId="77777777" w:rsidR="005E082D" w:rsidRDefault="005E082D" w:rsidP="00281F24">
      <w:pPr>
        <w:spacing w:before="0" w:after="0"/>
      </w:pPr>
      <w:r>
        <w:t>…</w:t>
      </w:r>
    </w:p>
    <w:p w14:paraId="37FCD933" w14:textId="77777777" w:rsidR="00651462" w:rsidRDefault="00651462">
      <w:pPr>
        <w:spacing w:before="0" w:after="0"/>
      </w:pPr>
      <w:r>
        <w:br w:type="page"/>
      </w:r>
    </w:p>
    <w:p w14:paraId="719F7C6F" w14:textId="59C4B1C6" w:rsidR="00B07396" w:rsidRDefault="00B07396" w:rsidP="00B07396">
      <w:pPr>
        <w:pStyle w:val="Heading1"/>
      </w:pPr>
      <w:bookmarkStart w:id="16" w:name="_Toc332541718"/>
      <w:bookmarkStart w:id="17" w:name="_Toc83159861"/>
      <w:bookmarkStart w:id="18" w:name="_Toc83159848"/>
      <w:r>
        <w:t>Functional Requirements</w:t>
      </w:r>
      <w:bookmarkEnd w:id="17"/>
      <w:bookmarkEnd w:id="18"/>
    </w:p>
    <w:p w14:paraId="0E75A49A" w14:textId="77777777" w:rsidR="00B07396" w:rsidRDefault="00D76697" w:rsidP="00B07396">
      <w:pPr>
        <w:pStyle w:val="Heading2"/>
      </w:pPr>
      <w:bookmarkStart w:id="19" w:name="_Toc83159862"/>
      <w:bookmarkStart w:id="20" w:name="_Toc83159849"/>
      <w:r>
        <w:t>What it should do</w:t>
      </w:r>
      <w:bookmarkEnd w:id="19"/>
      <w:bookmarkEnd w:id="20"/>
    </w:p>
    <w:p w14:paraId="703B0E30" w14:textId="0E54D805" w:rsidR="00AA29F2" w:rsidRPr="00AA29F2" w:rsidRDefault="00D07184" w:rsidP="00AA29F2">
      <w:r>
        <w:t xml:space="preserve">The gaming environment should be able to assess </w:t>
      </w:r>
      <w:r w:rsidR="00D115E7">
        <w:t xml:space="preserve">patients while giving them </w:t>
      </w:r>
      <w:r w:rsidR="00AA4176">
        <w:t xml:space="preserve">visual instructions </w:t>
      </w:r>
      <w:r w:rsidR="0077618C">
        <w:t xml:space="preserve">for repeatable tasks </w:t>
      </w:r>
      <w:r w:rsidR="00AA4176">
        <w:t xml:space="preserve">that can be </w:t>
      </w:r>
      <w:r w:rsidR="0077618C">
        <w:t xml:space="preserve">modified within the software. </w:t>
      </w:r>
    </w:p>
    <w:p w14:paraId="523863F6" w14:textId="54AE2965" w:rsidR="00B07396" w:rsidRPr="00B07396" w:rsidRDefault="00B07396" w:rsidP="00B07396"/>
    <w:p w14:paraId="585FC129" w14:textId="77777777" w:rsidR="00651462" w:rsidRDefault="00651462" w:rsidP="00651462">
      <w:pPr>
        <w:pStyle w:val="Heading1"/>
      </w:pPr>
      <w:bookmarkStart w:id="21" w:name="_Toc83159863"/>
      <w:bookmarkStart w:id="22" w:name="_Toc83159850"/>
      <w:r>
        <w:t>Mechanical Requirements</w:t>
      </w:r>
      <w:bookmarkEnd w:id="21"/>
      <w:bookmarkEnd w:id="22"/>
    </w:p>
    <w:p w14:paraId="4F9FADE6" w14:textId="77777777" w:rsidR="00B05DBE" w:rsidRDefault="00B05DBE">
      <w:pPr>
        <w:spacing w:before="0" w:after="0"/>
      </w:pPr>
    </w:p>
    <w:p w14:paraId="26E214C9" w14:textId="55D62D4E" w:rsidR="00CF0990" w:rsidRDefault="00CF0990">
      <w:pPr>
        <w:spacing w:before="0" w:after="0"/>
      </w:pPr>
      <w:r>
        <w:t>Not Applicable</w:t>
      </w:r>
    </w:p>
    <w:p w14:paraId="5870B6C6" w14:textId="77777777" w:rsidR="00FD69D8" w:rsidRDefault="00FD69D8">
      <w:pPr>
        <w:spacing w:before="0" w:after="0"/>
      </w:pPr>
    </w:p>
    <w:p w14:paraId="3BDF2AFE" w14:textId="77777777" w:rsidR="00651462" w:rsidRDefault="00651462" w:rsidP="00651462">
      <w:pPr>
        <w:pStyle w:val="Heading1"/>
      </w:pPr>
      <w:bookmarkStart w:id="23" w:name="_Toc83159864"/>
      <w:bookmarkStart w:id="24" w:name="_Toc83159851"/>
      <w:r>
        <w:t xml:space="preserve">Electrical </w:t>
      </w:r>
      <w:r w:rsidR="000B12D3">
        <w:t>Requirements</w:t>
      </w:r>
      <w:bookmarkEnd w:id="23"/>
      <w:bookmarkEnd w:id="24"/>
    </w:p>
    <w:p w14:paraId="7B813553" w14:textId="377EEB9A" w:rsidR="00651462" w:rsidRDefault="009B44DF" w:rsidP="00651462">
      <w:pPr>
        <w:pStyle w:val="Heading2"/>
      </w:pPr>
      <w:bookmarkStart w:id="25" w:name="_Toc83159865"/>
      <w:bookmarkStart w:id="26" w:name="_Toc83159852"/>
      <w:r>
        <w:t>Hardware</w:t>
      </w:r>
      <w:bookmarkEnd w:id="25"/>
      <w:bookmarkEnd w:id="26"/>
    </w:p>
    <w:p w14:paraId="26E7B64D" w14:textId="78A00DDB" w:rsidR="00281F24" w:rsidRDefault="009B44DF" w:rsidP="00281F24">
      <w:pPr>
        <w:spacing w:before="0" w:after="0"/>
      </w:pPr>
      <w:r>
        <w:t>Needs a computer to be able to run and execute the gaming environment</w:t>
      </w:r>
      <w:r w:rsidR="00F52680">
        <w:t>. Also needs</w:t>
      </w:r>
      <w:r w:rsidR="00F95F67">
        <w:t xml:space="preserve"> a monitor </w:t>
      </w:r>
      <w:r w:rsidR="005A4DF7">
        <w:t xml:space="preserve">to </w:t>
      </w:r>
      <w:r w:rsidR="008366D4">
        <w:t xml:space="preserve">view </w:t>
      </w:r>
      <w:r w:rsidR="004D06D4">
        <w:t>the software.</w:t>
      </w:r>
      <w:r w:rsidR="006239F6">
        <w:t xml:space="preserve"> The other electrical requirements have already been determined.</w:t>
      </w:r>
    </w:p>
    <w:p w14:paraId="5439E932" w14:textId="2A276EA3" w:rsidR="00C01DDA" w:rsidRPr="00243957" w:rsidRDefault="00C01DDA">
      <w:pPr>
        <w:spacing w:before="0" w:after="0"/>
      </w:pPr>
      <w:bookmarkStart w:id="27" w:name="_Toc344984006"/>
      <w:bookmarkStart w:id="28" w:name="_Toc344984363"/>
      <w:bookmarkStart w:id="29" w:name="_Toc354063489"/>
      <w:bookmarkStart w:id="30" w:name="_Toc381560524"/>
      <w:bookmarkEnd w:id="16"/>
    </w:p>
    <w:p w14:paraId="4CB4035F" w14:textId="77777777" w:rsidR="005574B9" w:rsidRDefault="005574B9" w:rsidP="00505163">
      <w:pPr>
        <w:pStyle w:val="Heading1"/>
        <w:tabs>
          <w:tab w:val="num" w:pos="720"/>
        </w:tabs>
        <w:ind w:left="720" w:hanging="720"/>
      </w:pPr>
      <w:bookmarkStart w:id="31" w:name="_Toc83159866"/>
      <w:bookmarkStart w:id="32" w:name="_Toc83159853"/>
      <w:r>
        <w:t>Software Requirements</w:t>
      </w:r>
      <w:bookmarkEnd w:id="31"/>
      <w:bookmarkEnd w:id="32"/>
    </w:p>
    <w:p w14:paraId="30F2360B" w14:textId="77777777" w:rsidR="005574B9" w:rsidRDefault="005574B9" w:rsidP="005574B9">
      <w:pPr>
        <w:pStyle w:val="Heading2"/>
      </w:pPr>
      <w:bookmarkStart w:id="33" w:name="_Toc83159867"/>
      <w:bookmarkStart w:id="34" w:name="_Toc83159854"/>
      <w:r>
        <w:t>Functionality</w:t>
      </w:r>
      <w:bookmarkEnd w:id="33"/>
      <w:bookmarkEnd w:id="34"/>
    </w:p>
    <w:p w14:paraId="48A637F9" w14:textId="7DD8617C" w:rsidR="00420FF4" w:rsidRDefault="00E20B3D" w:rsidP="004C42FA">
      <w:r>
        <w:t>The software should be</w:t>
      </w:r>
      <w:r w:rsidR="004C42FA">
        <w:t xml:space="preserve"> a virtual environment displayed on a monitor that contains an arm and hand viewed in a 3rd person view from behind the subject. The 3rd person view allows visibility of both left and right arms as the BLUE SABINO expands from a 1-arm to a 2- arm (bilateral) device. Transparency may be needed to avoid blocking location and orientation of the hand and target locations as is done in other games</w:t>
      </w:r>
      <w:r w:rsidR="00420FF4">
        <w:t>.</w:t>
      </w:r>
      <w:r w:rsidR="004C42FA">
        <w:t xml:space="preserve"> </w:t>
      </w:r>
      <w:r w:rsidR="009C0BE4">
        <w:t xml:space="preserve">The end goal is to have </w:t>
      </w:r>
      <w:r w:rsidR="00DE76A8">
        <w:t>5 degrees of motion within the armature</w:t>
      </w:r>
      <w:r w:rsidR="009C0BE4">
        <w:t xml:space="preserve"> </w:t>
      </w:r>
      <w:r w:rsidR="00A56214">
        <w:t xml:space="preserve">implemented within the software. </w:t>
      </w:r>
      <w:r w:rsidR="004C42FA">
        <w:t xml:space="preserve">Using the virtual arm driven by angle outputs from the robot, the environment should be configurable to allow a variety of tasks to be displayed such as: </w:t>
      </w:r>
    </w:p>
    <w:p w14:paraId="42F7273D" w14:textId="77777777" w:rsidR="00405BB6" w:rsidRDefault="004C42FA" w:rsidP="004C42FA">
      <w:r>
        <w:t xml:space="preserve">1. Point to point reach (only start and end locations matter) </w:t>
      </w:r>
    </w:p>
    <w:p w14:paraId="58D64AD8" w14:textId="77777777" w:rsidR="00405BB6" w:rsidRDefault="004C42FA" w:rsidP="004C42FA">
      <w:r>
        <w:t xml:space="preserve">2. Handgrip to handgrip reach (orientation of hand matters at start and end locations) </w:t>
      </w:r>
    </w:p>
    <w:p w14:paraId="600228F8" w14:textId="77777777" w:rsidR="00405BB6" w:rsidRDefault="004C42FA" w:rsidP="004C42FA">
      <w:r>
        <w:t xml:space="preserve">3. Trajectory following (movement along a prescribed path, orientation doesn’t matter) </w:t>
      </w:r>
    </w:p>
    <w:p w14:paraId="39C2249A" w14:textId="77777777" w:rsidR="00405BB6" w:rsidRDefault="004C42FA" w:rsidP="004C42FA">
      <w:r>
        <w:t xml:space="preserve">4. Trajectory following with hand orientation (position and orientation along the path matter) </w:t>
      </w:r>
    </w:p>
    <w:p w14:paraId="50CACB22" w14:textId="49033D4B" w:rsidR="004C42FA" w:rsidRPr="004C42FA" w:rsidRDefault="004C42FA" w:rsidP="004C42FA">
      <w:r>
        <w:t>5. Each of the above where the home (hand start/end), target (object start), and goal (object end) could be adapted so the home position and target are the same or different</w:t>
      </w:r>
    </w:p>
    <w:p w14:paraId="2E5C6712" w14:textId="77777777" w:rsidR="00730FFE" w:rsidRDefault="00730FFE" w:rsidP="004C42FA"/>
    <w:p w14:paraId="2DB2D780" w14:textId="77777777" w:rsidR="00730FFE" w:rsidRDefault="00730FFE" w:rsidP="004C42FA">
      <w:r>
        <w:t xml:space="preserve">The virtual human arm should allow modular use of any of the following joints to be controlled from robot outputs: 1. Shoulder elevation/depression (up and down translation of the joint center) </w:t>
      </w:r>
    </w:p>
    <w:p w14:paraId="32F49C26" w14:textId="77777777" w:rsidR="00730FFE" w:rsidRDefault="00730FFE" w:rsidP="004C42FA">
      <w:r>
        <w:t>2. Shoulder protraction/retraction (fore-aft translation of the joint center)</w:t>
      </w:r>
    </w:p>
    <w:p w14:paraId="09AB224C" w14:textId="77777777" w:rsidR="00730FFE" w:rsidRDefault="00730FFE" w:rsidP="004C42FA">
      <w:r>
        <w:t>3. Shoulder abduction/adduction (lateral elevation of the arm about the shoulder)</w:t>
      </w:r>
    </w:p>
    <w:p w14:paraId="25FE1AEC" w14:textId="77777777" w:rsidR="00730FFE" w:rsidRDefault="00730FFE" w:rsidP="004C42FA">
      <w:r>
        <w:t>4. Shoulder flexion/extension (forward elevation of the arm about the shoulder)</w:t>
      </w:r>
    </w:p>
    <w:p w14:paraId="63CE2810" w14:textId="77777777" w:rsidR="00730FFE" w:rsidRDefault="00730FFE" w:rsidP="004C42FA">
      <w:r>
        <w:t>5. Shoulder internal/external rotation (rotation about the long axis of the upper arm segment)</w:t>
      </w:r>
    </w:p>
    <w:p w14:paraId="2FD35F25" w14:textId="77777777" w:rsidR="00AC7120" w:rsidRDefault="00730FFE" w:rsidP="004C42FA">
      <w:r>
        <w:t xml:space="preserve">6. Elbow flexion/extension </w:t>
      </w:r>
    </w:p>
    <w:p w14:paraId="5079EDE6" w14:textId="32A645E0" w:rsidR="00730FFE" w:rsidRDefault="00730FFE" w:rsidP="004C42FA">
      <w:r>
        <w:t>7. Forearm pronation/supination (rotation about the long axis of the forearm)</w:t>
      </w:r>
    </w:p>
    <w:p w14:paraId="02B2549E" w14:textId="77777777" w:rsidR="00730FFE" w:rsidRDefault="00730FFE" w:rsidP="004C42FA">
      <w:r>
        <w:t>8. Wrist flexion/extension (direction of wrist motion for knocking, patting, or tapping)</w:t>
      </w:r>
    </w:p>
    <w:p w14:paraId="27E9AD53" w14:textId="77777777" w:rsidR="00730FFE" w:rsidRDefault="00730FFE" w:rsidP="004C42FA">
      <w:r>
        <w:t>9. Wrist radial/ulnar deviation (direction of wrist motion for waving or hammering)</w:t>
      </w:r>
    </w:p>
    <w:p w14:paraId="0E1BBE61" w14:textId="77777777" w:rsidR="00730FFE" w:rsidRDefault="00730FFE" w:rsidP="004C42FA">
      <w:r>
        <w:t>10. Thumb abduction/adduction</w:t>
      </w:r>
    </w:p>
    <w:p w14:paraId="5F6976E8" w14:textId="77777777" w:rsidR="00730FFE" w:rsidRDefault="00730FFE" w:rsidP="004C42FA">
      <w:r>
        <w:t>11. Thumb flexion/extension</w:t>
      </w:r>
    </w:p>
    <w:p w14:paraId="382821F6" w14:textId="77777777" w:rsidR="00730FFE" w:rsidRDefault="00730FFE" w:rsidP="004C42FA">
      <w:r>
        <w:t>12. Index finger flexion/extension</w:t>
      </w:r>
    </w:p>
    <w:p w14:paraId="542F3A61" w14:textId="77777777" w:rsidR="00116B1E" w:rsidRDefault="00730FFE" w:rsidP="004C42FA">
      <w:r>
        <w:t>13. Combined middle/ring/pinky finger flexion/extension</w:t>
      </w:r>
    </w:p>
    <w:p w14:paraId="44477328" w14:textId="77777777" w:rsidR="00116B1E" w:rsidRDefault="00116B1E" w:rsidP="004C42FA"/>
    <w:p w14:paraId="34078E18" w14:textId="32DF86E9" w:rsidR="00730FFE" w:rsidRPr="004C42FA" w:rsidRDefault="00730FFE" w:rsidP="004C42FA">
      <w:r>
        <w:t>The display should provide clear visualization of position and orientation of on-screen items through shading from light sources, shadows, and clear contract from the background. The background should be simple and minimize distraction from the task or confusion over task targets/cues.</w:t>
      </w:r>
    </w:p>
    <w:p w14:paraId="567837F1" w14:textId="77777777" w:rsidR="001C0A65" w:rsidRDefault="001C0A65" w:rsidP="004C42FA"/>
    <w:p w14:paraId="6F0C324F" w14:textId="6C50CAFE" w:rsidR="001C0A65" w:rsidRPr="004C42FA" w:rsidRDefault="001C0A65" w:rsidP="004C42FA">
      <w:r>
        <w:t xml:space="preserve">Additionally, </w:t>
      </w:r>
      <w:r w:rsidR="0053183B">
        <w:t xml:space="preserve">we will need to design </w:t>
      </w:r>
      <w:r>
        <w:t xml:space="preserve">a </w:t>
      </w:r>
      <w:r w:rsidR="0053183B">
        <w:t>library</w:t>
      </w:r>
      <w:r w:rsidR="00D67254">
        <w:t>/wrapper</w:t>
      </w:r>
      <w:r w:rsidR="007E2471">
        <w:t xml:space="preserve"> to translate </w:t>
      </w:r>
      <w:r w:rsidR="00237AAD">
        <w:t>the exoskeleton movements and outputs</w:t>
      </w:r>
      <w:r w:rsidR="009A20FD">
        <w:t xml:space="preserve"> into our gaming environment.</w:t>
      </w:r>
    </w:p>
    <w:p w14:paraId="3E66B102" w14:textId="77777777" w:rsidR="00552648" w:rsidRDefault="00552648" w:rsidP="005574B9"/>
    <w:p w14:paraId="1F8395DB" w14:textId="77777777" w:rsidR="005574B9" w:rsidRDefault="005574B9" w:rsidP="005574B9">
      <w:pPr>
        <w:pStyle w:val="Heading2"/>
      </w:pPr>
      <w:bookmarkStart w:id="35" w:name="_Toc83159868"/>
      <w:bookmarkStart w:id="36" w:name="_Toc83159855"/>
      <w:r>
        <w:t>User Interface</w:t>
      </w:r>
      <w:bookmarkEnd w:id="35"/>
      <w:bookmarkEnd w:id="36"/>
    </w:p>
    <w:p w14:paraId="7F2D44E3" w14:textId="77777777" w:rsidR="009C3ADD" w:rsidRDefault="009C3ADD" w:rsidP="009C3ADD">
      <w:commentRangeStart w:id="37"/>
      <w:r>
        <w:t>The patient should be able to see their movements translated to a virtual armature on a screen. The interface and translated movements need to be highly configurable to allow for customization to suit each patient’s needs.</w:t>
      </w:r>
      <w:commentRangeEnd w:id="37"/>
      <w:r>
        <w:rPr>
          <w:rStyle w:val="CommentReference"/>
        </w:rPr>
        <w:commentReference w:id="37"/>
      </w:r>
    </w:p>
    <w:p w14:paraId="38FA8E2E" w14:textId="77777777" w:rsidR="009C3ADD" w:rsidRPr="009C3ADD" w:rsidRDefault="009C3ADD" w:rsidP="009C3ADD"/>
    <w:p w14:paraId="1618C5E2" w14:textId="77777777" w:rsidR="005574B9" w:rsidRPr="005574B9" w:rsidRDefault="005574B9" w:rsidP="005574B9"/>
    <w:p w14:paraId="4F6C21FA" w14:textId="77777777" w:rsidR="00505163" w:rsidRPr="00DD1C01" w:rsidRDefault="00505163" w:rsidP="00505163">
      <w:pPr>
        <w:pStyle w:val="Heading1"/>
        <w:tabs>
          <w:tab w:val="num" w:pos="720"/>
        </w:tabs>
        <w:ind w:left="720" w:hanging="720"/>
      </w:pPr>
      <w:bookmarkStart w:id="38" w:name="_Toc83159869"/>
      <w:r w:rsidRPr="00DD1C01">
        <w:t>Environmental Requirements</w:t>
      </w:r>
      <w:bookmarkEnd w:id="27"/>
      <w:bookmarkEnd w:id="28"/>
      <w:bookmarkEnd w:id="29"/>
      <w:bookmarkEnd w:id="30"/>
      <w:bookmarkEnd w:id="38"/>
    </w:p>
    <w:p w14:paraId="02605A7A" w14:textId="5D21291E" w:rsidR="00505163" w:rsidRPr="00DD1C01" w:rsidRDefault="007164CF" w:rsidP="00505163">
      <w:pPr>
        <w:pStyle w:val="Heading2"/>
        <w:tabs>
          <w:tab w:val="num" w:pos="720"/>
        </w:tabs>
        <w:ind w:left="720" w:hanging="720"/>
      </w:pPr>
      <w:bookmarkStart w:id="39" w:name="_Toc83159870"/>
      <w:r>
        <w:t>Area</w:t>
      </w:r>
      <w:bookmarkEnd w:id="39"/>
    </w:p>
    <w:p w14:paraId="457BA7F4" w14:textId="5DBBAF84" w:rsidR="00C01DDA" w:rsidRDefault="00F222EB" w:rsidP="00281F24">
      <w:pPr>
        <w:autoSpaceDE w:val="0"/>
        <w:autoSpaceDN w:val="0"/>
        <w:adjustRightInd w:val="0"/>
        <w:spacing w:before="0" w:after="0"/>
        <w:rPr>
          <w:rFonts w:cs="Tahoma"/>
          <w:szCs w:val="20"/>
        </w:rPr>
      </w:pPr>
      <w:r>
        <w:rPr>
          <w:rFonts w:cs="Tahoma"/>
          <w:szCs w:val="20"/>
        </w:rPr>
        <w:t xml:space="preserve">There should be enough room to </w:t>
      </w:r>
      <w:r w:rsidR="00E23481">
        <w:rPr>
          <w:rFonts w:cs="Tahoma"/>
          <w:szCs w:val="20"/>
        </w:rPr>
        <w:t xml:space="preserve">house and </w:t>
      </w:r>
      <w:r w:rsidR="00B00FAF">
        <w:rPr>
          <w:rFonts w:cs="Tahoma"/>
          <w:szCs w:val="20"/>
        </w:rPr>
        <w:t>operate the BLUE SABINO</w:t>
      </w:r>
      <w:r w:rsidR="00E23481">
        <w:rPr>
          <w:rFonts w:cs="Tahoma"/>
          <w:szCs w:val="20"/>
        </w:rPr>
        <w:t xml:space="preserve"> with </w:t>
      </w:r>
      <w:r w:rsidR="0041363E">
        <w:rPr>
          <w:rFonts w:cs="Tahoma"/>
          <w:szCs w:val="20"/>
        </w:rPr>
        <w:t xml:space="preserve">all </w:t>
      </w:r>
      <w:r w:rsidR="009F10F1">
        <w:rPr>
          <w:rFonts w:cs="Tahoma"/>
          <w:szCs w:val="20"/>
        </w:rPr>
        <w:t>the necessary</w:t>
      </w:r>
      <w:r w:rsidR="0041363E">
        <w:rPr>
          <w:rFonts w:cs="Tahoma"/>
          <w:szCs w:val="20"/>
        </w:rPr>
        <w:t xml:space="preserve"> peripheral equipment</w:t>
      </w:r>
      <w:r w:rsidR="009F10F1">
        <w:rPr>
          <w:rFonts w:cs="Tahoma"/>
          <w:szCs w:val="20"/>
        </w:rPr>
        <w:t>.</w:t>
      </w:r>
    </w:p>
    <w:p w14:paraId="3FA87B67" w14:textId="77777777" w:rsidR="00C01DDA" w:rsidRPr="00DD1C01" w:rsidRDefault="00C01DDA" w:rsidP="00C01DDA">
      <w:pPr>
        <w:autoSpaceDE w:val="0"/>
        <w:autoSpaceDN w:val="0"/>
        <w:adjustRightInd w:val="0"/>
        <w:rPr>
          <w:rFonts w:cs="Tahoma"/>
          <w:szCs w:val="20"/>
        </w:rPr>
      </w:pPr>
    </w:p>
    <w:p w14:paraId="3D92EF6A" w14:textId="77777777" w:rsidR="00D9022A" w:rsidRDefault="00D9022A" w:rsidP="00D9022A">
      <w:pPr>
        <w:pStyle w:val="Heading1"/>
      </w:pPr>
      <w:bookmarkStart w:id="40" w:name="_Toc473557689"/>
      <w:bookmarkStart w:id="41" w:name="_Toc83159871"/>
      <w:r>
        <w:t>Regulatory Requirements</w:t>
      </w:r>
      <w:bookmarkEnd w:id="40"/>
      <w:bookmarkEnd w:id="41"/>
    </w:p>
    <w:p w14:paraId="6F9C5476" w14:textId="0232E697" w:rsidR="00D76697" w:rsidRDefault="00C429D3" w:rsidP="00D76697">
      <w:r>
        <w:t>Not Applicable</w:t>
      </w:r>
    </w:p>
    <w:p w14:paraId="5B6133F8" w14:textId="77777777" w:rsidR="00D76697" w:rsidRPr="00D76697" w:rsidRDefault="00D76697" w:rsidP="00D76697">
      <w:pPr>
        <w:pStyle w:val="Heading1"/>
      </w:pPr>
      <w:bookmarkStart w:id="42" w:name="_Toc83159872"/>
      <w:r>
        <w:t>Cost Requirements</w:t>
      </w:r>
      <w:bookmarkEnd w:id="42"/>
    </w:p>
    <w:p w14:paraId="3B1389BC" w14:textId="77777777" w:rsidR="00C01DDA" w:rsidRDefault="00C01DDA" w:rsidP="00C01DDA">
      <w:pPr>
        <w:spacing w:before="0" w:after="0"/>
      </w:pPr>
    </w:p>
    <w:p w14:paraId="7797C690" w14:textId="52050BE3" w:rsidR="00D9022A" w:rsidRDefault="007D2CDD" w:rsidP="00D76697">
      <w:pPr>
        <w:pStyle w:val="Heading2"/>
      </w:pPr>
      <w:bookmarkStart w:id="43" w:name="_Toc83159873"/>
      <w:r>
        <w:t>Budget</w:t>
      </w:r>
      <w:bookmarkEnd w:id="43"/>
    </w:p>
    <w:p w14:paraId="4E905CC3" w14:textId="041E24AC" w:rsidR="00D76697" w:rsidRDefault="007D2CDD" w:rsidP="00D76697">
      <w:r>
        <w:t xml:space="preserve">The budget should not exceed </w:t>
      </w:r>
      <w:r w:rsidR="00D76697">
        <w:t>$</w:t>
      </w:r>
      <w:r>
        <w:t>500</w:t>
      </w:r>
      <w:r w:rsidR="00D76697">
        <w:t>.</w:t>
      </w:r>
    </w:p>
    <w:p w14:paraId="70FC1A64" w14:textId="77777777" w:rsidR="007D2CDD" w:rsidRDefault="007D2CDD" w:rsidP="00D76697"/>
    <w:p w14:paraId="1343729E" w14:textId="77777777" w:rsidR="00D76697" w:rsidRDefault="00D76697" w:rsidP="00D76697">
      <w:pPr>
        <w:pStyle w:val="Heading1"/>
      </w:pPr>
      <w:bookmarkStart w:id="44" w:name="_Toc83159874"/>
      <w:r>
        <w:t>Schedule Requirements</w:t>
      </w:r>
      <w:bookmarkEnd w:id="44"/>
    </w:p>
    <w:p w14:paraId="1D90DFB5" w14:textId="77777777" w:rsidR="00D76697" w:rsidRDefault="00D76697" w:rsidP="00D76697">
      <w:r>
        <w:t>The following are the major Project Milestones:</w:t>
      </w:r>
    </w:p>
    <w:p w14:paraId="262AF524" w14:textId="4FFAF4FC" w:rsidR="005E4933" w:rsidRDefault="005E4933" w:rsidP="005E4933">
      <w:pPr>
        <w:pStyle w:val="ListParagraph"/>
        <w:numPr>
          <w:ilvl w:val="0"/>
          <w:numId w:val="21"/>
        </w:numPr>
      </w:pPr>
      <w:r>
        <w:t xml:space="preserve">Snapshot Day </w:t>
      </w:r>
      <w:r w:rsidR="002A5584">
        <w:t>#1</w:t>
      </w:r>
      <w:r w:rsidR="002A5584">
        <w:tab/>
      </w:r>
      <w:r w:rsidR="002A5584">
        <w:tab/>
      </w:r>
      <w:r w:rsidR="002A5584">
        <w:tab/>
      </w:r>
      <w:r w:rsidR="008B7A9F">
        <w:t>Oct</w:t>
      </w:r>
      <w:r w:rsidR="00B8351A">
        <w:t>.</w:t>
      </w:r>
      <w:r w:rsidR="008B7A9F">
        <w:t xml:space="preserve"> 12, 2021</w:t>
      </w:r>
    </w:p>
    <w:p w14:paraId="11134716" w14:textId="557C9A64" w:rsidR="00663D2F" w:rsidRDefault="00663D2F" w:rsidP="005E4933">
      <w:pPr>
        <w:pStyle w:val="ListParagraph"/>
        <w:numPr>
          <w:ilvl w:val="0"/>
          <w:numId w:val="21"/>
        </w:numPr>
      </w:pPr>
      <w:r>
        <w:t xml:space="preserve">Concept Design </w:t>
      </w:r>
      <w:r w:rsidR="00A24EAC">
        <w:t>Review</w:t>
      </w:r>
      <w:r w:rsidR="00A24EAC">
        <w:tab/>
      </w:r>
      <w:r w:rsidR="00A24EAC">
        <w:tab/>
      </w:r>
      <w:r w:rsidR="003C5081">
        <w:t>Nov</w:t>
      </w:r>
      <w:r w:rsidR="00B8351A">
        <w:t>. 12, 2021</w:t>
      </w:r>
    </w:p>
    <w:p w14:paraId="0E5D173E" w14:textId="73A37A45" w:rsidR="00DC2E96" w:rsidRDefault="00FB1754" w:rsidP="005E4933">
      <w:pPr>
        <w:pStyle w:val="ListParagraph"/>
        <w:numPr>
          <w:ilvl w:val="0"/>
          <w:numId w:val="21"/>
        </w:numPr>
      </w:pPr>
      <w:r>
        <w:t>Snapshot Day #2</w:t>
      </w:r>
      <w:r>
        <w:tab/>
      </w:r>
      <w:r>
        <w:tab/>
      </w:r>
      <w:r>
        <w:tab/>
        <w:t>Dec. 3, 2021</w:t>
      </w:r>
    </w:p>
    <w:p w14:paraId="2362B158" w14:textId="36DFEE57" w:rsidR="00C1787D" w:rsidRDefault="00083E45" w:rsidP="005E4933">
      <w:pPr>
        <w:pStyle w:val="ListParagraph"/>
        <w:numPr>
          <w:ilvl w:val="0"/>
          <w:numId w:val="21"/>
        </w:numPr>
      </w:pPr>
      <w:r>
        <w:t>Engineering Release</w:t>
      </w:r>
      <w:r w:rsidR="003058BE">
        <w:t xml:space="preserve"> Review</w:t>
      </w:r>
      <w:r w:rsidR="003058BE">
        <w:tab/>
        <w:t xml:space="preserve">Feb. </w:t>
      </w:r>
      <w:r w:rsidR="00EC3C89">
        <w:t>18, 202</w:t>
      </w:r>
      <w:r w:rsidR="00E405D9">
        <w:t>2</w:t>
      </w:r>
    </w:p>
    <w:p w14:paraId="3E66DDA2" w14:textId="00F6C6D2" w:rsidR="00E96323" w:rsidRDefault="00E96323" w:rsidP="005E4933">
      <w:pPr>
        <w:pStyle w:val="ListParagraph"/>
        <w:numPr>
          <w:ilvl w:val="0"/>
          <w:numId w:val="21"/>
        </w:numPr>
      </w:pPr>
      <w:r>
        <w:t>Snapshot Day #3</w:t>
      </w:r>
      <w:r>
        <w:tab/>
      </w:r>
      <w:r>
        <w:tab/>
      </w:r>
      <w:r>
        <w:tab/>
        <w:t xml:space="preserve">March, </w:t>
      </w:r>
      <w:r w:rsidR="00010ADC">
        <w:t>29, 2022</w:t>
      </w:r>
    </w:p>
    <w:p w14:paraId="7EC94E21" w14:textId="77777777" w:rsidR="00D56119" w:rsidRDefault="00E405D9" w:rsidP="005E4933">
      <w:pPr>
        <w:pStyle w:val="ListParagraph"/>
        <w:numPr>
          <w:ilvl w:val="0"/>
          <w:numId w:val="21"/>
        </w:numPr>
      </w:pPr>
      <w:r>
        <w:t>UI Design EXPO</w:t>
      </w:r>
      <w:r>
        <w:tab/>
      </w:r>
      <w:r>
        <w:tab/>
      </w:r>
      <w:r>
        <w:tab/>
      </w:r>
      <w:r w:rsidR="003846F1">
        <w:t>April 2</w:t>
      </w:r>
      <w:r w:rsidR="000E5144">
        <w:t>8, 2022</w:t>
      </w:r>
    </w:p>
    <w:p w14:paraId="5B4D75B4" w14:textId="67D53733" w:rsidR="00D76697" w:rsidRPr="00D76697" w:rsidRDefault="00D56119" w:rsidP="00D76697">
      <w:pPr>
        <w:pStyle w:val="ListParagraph"/>
        <w:numPr>
          <w:ilvl w:val="0"/>
          <w:numId w:val="21"/>
        </w:numPr>
      </w:pPr>
      <w:r>
        <w:t>Design Report and Portfolio</w:t>
      </w:r>
      <w:r>
        <w:tab/>
      </w:r>
      <w:r w:rsidR="00D76697">
        <w:t xml:space="preserve">May </w:t>
      </w:r>
      <w:r w:rsidR="000E3CA3">
        <w:t>6, 2022</w:t>
      </w:r>
    </w:p>
    <w:sectPr w:rsidR="00D76697" w:rsidRPr="00D76697">
      <w:headerReference w:type="even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Borders w:offsetFrom="page">
        <w:top w:val="none" w:sz="0" w:space="24" w:color="auto"/>
        <w:left w:val="none" w:sz="0" w:space="24" w:color="auto"/>
        <w:bottom w:val="none" w:sz="0" w:space="24" w:color="auto"/>
        <w:right w:val="none" w:sz="0" w:space="24" w:color="auto"/>
      </w:pgBorders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7" w:author="Dawson Hill" w:date="2021-09-21T18:51:00Z" w:initials="DH">
    <w:p w14:paraId="06B8B1ED" w14:textId="77777777" w:rsidR="009C3ADD" w:rsidRDefault="009C3ADD" w:rsidP="009C3ADD">
      <w:pPr>
        <w:pStyle w:val="CommentText"/>
      </w:pPr>
      <w:r>
        <w:rPr>
          <w:rStyle w:val="CommentReference"/>
        </w:rPr>
        <w:annotationRef/>
      </w:r>
      <w:r>
        <w:t>Maybe move this to the User Interface section under the “Software Requirements”?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B8B1E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F4E3A9" w16cex:dateUtc="2021-09-22T0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B8B1ED" w16cid:durableId="24F4E3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81100" w14:textId="77777777" w:rsidR="00C91B23" w:rsidRDefault="00C91B23">
      <w:r>
        <w:separator/>
      </w:r>
    </w:p>
  </w:endnote>
  <w:endnote w:type="continuationSeparator" w:id="0">
    <w:p w14:paraId="6151F988" w14:textId="77777777" w:rsidR="00C91B23" w:rsidRDefault="00C91B23">
      <w:r>
        <w:continuationSeparator/>
      </w:r>
    </w:p>
  </w:endnote>
  <w:endnote w:type="continuationNotice" w:id="1">
    <w:p w14:paraId="1A4470C0" w14:textId="77777777" w:rsidR="00C91B23" w:rsidRDefault="00C91B23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46401" w14:textId="77777777" w:rsidR="00991D47" w:rsidRDefault="00991D47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5574B9">
      <w:rPr>
        <w:caps/>
        <w:noProof/>
        <w:color w:val="4F81BD" w:themeColor="accent1"/>
      </w:rPr>
      <w:t>1</w:t>
    </w:r>
    <w:r>
      <w:rPr>
        <w:caps/>
        <w:noProof/>
        <w:color w:val="4F81BD" w:themeColor="accent1"/>
      </w:rPr>
      <w:fldChar w:fldCharType="end"/>
    </w:r>
  </w:p>
  <w:p w14:paraId="2D2D2E11" w14:textId="77777777" w:rsidR="0053198F" w:rsidRDefault="005319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AC256" w14:textId="77777777" w:rsidR="0053198F" w:rsidRDefault="0053198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C72B4" w14:textId="77777777" w:rsidR="005E082D" w:rsidRDefault="005E082D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5574B9">
      <w:rPr>
        <w:caps/>
        <w:noProof/>
        <w:color w:val="4F81BD" w:themeColor="accent1"/>
      </w:rPr>
      <w:t>9</w:t>
    </w:r>
    <w:r>
      <w:rPr>
        <w:caps/>
        <w:noProof/>
        <w:color w:val="4F81BD" w:themeColor="accent1"/>
      </w:rPr>
      <w:fldChar w:fldCharType="end"/>
    </w:r>
  </w:p>
  <w:p w14:paraId="3B794FD0" w14:textId="77777777" w:rsidR="0053198F" w:rsidRDefault="0053198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2AC61" w14:textId="77777777" w:rsidR="0053198F" w:rsidRDefault="005319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5A2E6" w14:textId="77777777" w:rsidR="00C91B23" w:rsidRDefault="00C91B23">
      <w:r>
        <w:separator/>
      </w:r>
    </w:p>
  </w:footnote>
  <w:footnote w:type="continuationSeparator" w:id="0">
    <w:p w14:paraId="37730FB0" w14:textId="77777777" w:rsidR="00C91B23" w:rsidRDefault="00C91B23">
      <w:r>
        <w:continuationSeparator/>
      </w:r>
    </w:p>
  </w:footnote>
  <w:footnote w:type="continuationNotice" w:id="1">
    <w:p w14:paraId="747E602A" w14:textId="77777777" w:rsidR="00C91B23" w:rsidRDefault="00C91B23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98DFD" w14:textId="020C36FC" w:rsidR="0053198F" w:rsidRDefault="0053198F" w:rsidP="005E082D">
    <w:pPr>
      <w:jc w:val="center"/>
    </w:pPr>
    <w:r w:rsidRPr="005E4151">
      <w:rPr>
        <w:b/>
      </w:rPr>
      <w:t>PRODUCT SPECIFICATION</w:t>
    </w:r>
  </w:p>
  <w:tbl>
    <w:tblPr>
      <w:tblW w:w="0" w:type="auto"/>
      <w:tblBorders>
        <w:top w:val="thick" w:sz="0" w:space="0" w:color="auto"/>
        <w:left w:val="thick" w:sz="0" w:space="0" w:color="auto"/>
        <w:bottom w:val="thick" w:sz="0" w:space="0" w:color="auto"/>
        <w:right w:val="thick" w:sz="0" w:space="0" w:color="auto"/>
        <w:insideH w:val="nil"/>
        <w:insideV w:val="nil"/>
      </w:tblBorders>
      <w:tblLook w:val="0000" w:firstRow="0" w:lastRow="0" w:firstColumn="0" w:lastColumn="0" w:noHBand="0" w:noVBand="0"/>
    </w:tblPr>
    <w:tblGrid>
      <w:gridCol w:w="4950"/>
      <w:gridCol w:w="2250"/>
      <w:gridCol w:w="1530"/>
    </w:tblGrid>
    <w:tr w:rsidR="005E082D" w14:paraId="5F94A424" w14:textId="77777777" w:rsidTr="005E082D">
      <w:trPr>
        <w:trHeight w:val="400"/>
      </w:trPr>
      <w:tc>
        <w:tcPr>
          <w:tcW w:w="4950" w:type="dxa"/>
          <w:tcBorders>
            <w:top w:val="single" w:sz="0" w:space="0" w:color="auto"/>
            <w:left w:val="single" w:sz="0" w:space="0" w:color="auto"/>
            <w:right w:val="single" w:sz="0" w:space="0" w:color="auto"/>
          </w:tcBorders>
          <w:vAlign w:val="center"/>
        </w:tcPr>
        <w:p w14:paraId="038917A7" w14:textId="77777777" w:rsidR="005E082D" w:rsidRDefault="005E082D" w:rsidP="005E082D">
          <w:pPr>
            <w:jc w:val="center"/>
          </w:pPr>
          <w:r w:rsidRPr="005E4151">
            <w:rPr>
              <w:sz w:val="16"/>
            </w:rPr>
            <w:t>TITLE</w:t>
          </w:r>
        </w:p>
      </w:tc>
      <w:tc>
        <w:tcPr>
          <w:tcW w:w="2250" w:type="dxa"/>
          <w:tcBorders>
            <w:top w:val="single" w:sz="0" w:space="0" w:color="auto"/>
            <w:left w:val="single" w:sz="0" w:space="0" w:color="auto"/>
            <w:right w:val="single" w:sz="0" w:space="0" w:color="auto"/>
          </w:tcBorders>
          <w:vAlign w:val="center"/>
        </w:tcPr>
        <w:p w14:paraId="3D5D14FF" w14:textId="77777777" w:rsidR="005E082D" w:rsidRDefault="005E082D" w:rsidP="005E082D">
          <w:pPr>
            <w:jc w:val="center"/>
          </w:pPr>
          <w:r w:rsidRPr="005E4151">
            <w:rPr>
              <w:sz w:val="16"/>
            </w:rPr>
            <w:t>DATE</w:t>
          </w:r>
        </w:p>
      </w:tc>
      <w:tc>
        <w:tcPr>
          <w:tcW w:w="1530" w:type="dxa"/>
          <w:tcBorders>
            <w:top w:val="single" w:sz="0" w:space="0" w:color="auto"/>
            <w:left w:val="single" w:sz="0" w:space="0" w:color="auto"/>
            <w:right w:val="single" w:sz="0" w:space="0" w:color="auto"/>
          </w:tcBorders>
          <w:vAlign w:val="center"/>
        </w:tcPr>
        <w:p w14:paraId="36FB3E5F" w14:textId="77777777" w:rsidR="005E082D" w:rsidRDefault="005E082D" w:rsidP="005E082D">
          <w:pPr>
            <w:jc w:val="center"/>
          </w:pPr>
          <w:r w:rsidRPr="005E4151">
            <w:rPr>
              <w:sz w:val="16"/>
            </w:rPr>
            <w:t>REV</w:t>
          </w:r>
        </w:p>
      </w:tc>
    </w:tr>
    <w:tr w:rsidR="005E082D" w14:paraId="4D27A88D" w14:textId="77777777" w:rsidTr="005E082D">
      <w:trPr>
        <w:trHeight w:val="800"/>
      </w:trPr>
      <w:tc>
        <w:tcPr>
          <w:tcW w:w="4950" w:type="dxa"/>
          <w:tcBorders>
            <w:left w:val="single" w:sz="0" w:space="0" w:color="auto"/>
            <w:bottom w:val="single" w:sz="0" w:space="0" w:color="auto"/>
            <w:right w:val="single" w:sz="0" w:space="0" w:color="auto"/>
          </w:tcBorders>
          <w:vAlign w:val="center"/>
        </w:tcPr>
        <w:p w14:paraId="6469ECEA" w14:textId="77777777" w:rsidR="005E082D" w:rsidRDefault="005E082D" w:rsidP="00C77CB6">
          <w:pPr>
            <w:jc w:val="center"/>
          </w:pPr>
          <w:r w:rsidRPr="005E4151">
            <w:t>Product Requirements</w:t>
          </w:r>
        </w:p>
      </w:tc>
      <w:tc>
        <w:tcPr>
          <w:tcW w:w="2250" w:type="dxa"/>
          <w:tcBorders>
            <w:left w:val="single" w:sz="0" w:space="0" w:color="auto"/>
            <w:bottom w:val="single" w:sz="0" w:space="0" w:color="auto"/>
            <w:right w:val="single" w:sz="0" w:space="0" w:color="auto"/>
          </w:tcBorders>
          <w:vAlign w:val="center"/>
        </w:tcPr>
        <w:p w14:paraId="4EB2C62B" w14:textId="72A97A96" w:rsidR="005E082D" w:rsidRDefault="003E672B" w:rsidP="003B2CB1">
          <w:pPr>
            <w:jc w:val="center"/>
          </w:pPr>
          <w:r w:rsidRPr="005E4151">
            <w:t xml:space="preserve">21 Sep </w:t>
          </w:r>
          <w:r w:rsidR="00BA4EDD" w:rsidRPr="005E4151">
            <w:t>2021</w:t>
          </w:r>
        </w:p>
      </w:tc>
      <w:tc>
        <w:tcPr>
          <w:tcW w:w="1530" w:type="dxa"/>
          <w:tcBorders>
            <w:left w:val="single" w:sz="0" w:space="0" w:color="auto"/>
            <w:bottom w:val="single" w:sz="0" w:space="0" w:color="auto"/>
            <w:right w:val="single" w:sz="0" w:space="0" w:color="auto"/>
          </w:tcBorders>
          <w:vAlign w:val="center"/>
        </w:tcPr>
        <w:p w14:paraId="3B692E72" w14:textId="77777777" w:rsidR="005E082D" w:rsidRDefault="005E082D">
          <w:pPr>
            <w:jc w:val="center"/>
          </w:pPr>
          <w:r w:rsidRPr="005E4151">
            <w:t>0</w:t>
          </w:r>
        </w:p>
      </w:tc>
    </w:tr>
  </w:tbl>
  <w:p w14:paraId="0579FA99" w14:textId="77777777" w:rsidR="0053198F" w:rsidRDefault="0053198F"/>
  <w:p w14:paraId="338F7D19" w14:textId="77777777" w:rsidR="0053198F" w:rsidRDefault="0053198F">
    <w:pPr>
      <w:rPr>
        <w:color w:val="8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1835A" w14:textId="2A3048C3" w:rsidR="0053198F" w:rsidRDefault="0053198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5C415" w14:textId="77777777" w:rsidR="0053198F" w:rsidRDefault="005319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7DA80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258BD7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472684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683F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CE02F1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766BD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4432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C8D3A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2695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FC23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6B0A95"/>
    <w:multiLevelType w:val="hybridMultilevel"/>
    <w:tmpl w:val="54AA9044"/>
    <w:lvl w:ilvl="0" w:tplc="DF8A39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807FCA"/>
    <w:multiLevelType w:val="hybridMultilevel"/>
    <w:tmpl w:val="79F05394"/>
    <w:lvl w:ilvl="0" w:tplc="EC24DAB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D3DC02"/>
    <w:multiLevelType w:val="singleLevel"/>
    <w:tmpl w:val="2D11A13C"/>
    <w:lvl w:ilvl="0">
      <w:numFmt w:val="bullet"/>
      <w:lvlText w:val="·"/>
      <w:lvlJc w:val="left"/>
      <w:pPr>
        <w:tabs>
          <w:tab w:val="num" w:pos="792"/>
        </w:tabs>
        <w:ind w:left="360"/>
      </w:pPr>
      <w:rPr>
        <w:rFonts w:ascii="Symbol" w:hAnsi="Symbol" w:cs="Symbol" w:hint="default"/>
        <w:color w:val="000000"/>
      </w:rPr>
    </w:lvl>
  </w:abstractNum>
  <w:abstractNum w:abstractNumId="13" w15:restartNumberingAfterBreak="0">
    <w:nsid w:val="20BF74D8"/>
    <w:multiLevelType w:val="hybridMultilevel"/>
    <w:tmpl w:val="B67AE704"/>
    <w:lvl w:ilvl="0" w:tplc="996652EC">
      <w:start w:val="14"/>
      <w:numFmt w:val="bullet"/>
      <w:lvlText w:val="-"/>
      <w:lvlJc w:val="left"/>
      <w:pPr>
        <w:ind w:left="180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1C701B"/>
    <w:multiLevelType w:val="hybridMultilevel"/>
    <w:tmpl w:val="98009E74"/>
    <w:lvl w:ilvl="0" w:tplc="68783A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372E5"/>
    <w:multiLevelType w:val="hybridMultilevel"/>
    <w:tmpl w:val="1AA6BBA6"/>
    <w:lvl w:ilvl="0" w:tplc="EC24DAB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E31F9"/>
    <w:multiLevelType w:val="hybridMultilevel"/>
    <w:tmpl w:val="BA26F2AA"/>
    <w:lvl w:ilvl="0" w:tplc="B180F326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B180F326">
      <w:start w:val="3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747360E"/>
    <w:multiLevelType w:val="hybridMultilevel"/>
    <w:tmpl w:val="C270D2DC"/>
    <w:lvl w:ilvl="0" w:tplc="2F82D6A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3DF4B2E"/>
    <w:multiLevelType w:val="hybridMultilevel"/>
    <w:tmpl w:val="F28EE7C6"/>
    <w:lvl w:ilvl="0" w:tplc="3EF0FC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D5673AE"/>
    <w:multiLevelType w:val="hybridMultilevel"/>
    <w:tmpl w:val="12300496"/>
    <w:lvl w:ilvl="0" w:tplc="EC24DAB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324787"/>
    <w:multiLevelType w:val="multilevel"/>
    <w:tmpl w:val="AD5C4DE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18"/>
  </w:num>
  <w:num w:numId="13">
    <w:abstractNumId w:val="19"/>
  </w:num>
  <w:num w:numId="14">
    <w:abstractNumId w:val="12"/>
  </w:num>
  <w:num w:numId="15">
    <w:abstractNumId w:val="16"/>
  </w:num>
  <w:num w:numId="16">
    <w:abstractNumId w:val="13"/>
  </w:num>
  <w:num w:numId="17">
    <w:abstractNumId w:val="17"/>
  </w:num>
  <w:num w:numId="18">
    <w:abstractNumId w:val="15"/>
  </w:num>
  <w:num w:numId="19">
    <w:abstractNumId w:val="10"/>
  </w:num>
  <w:num w:numId="20">
    <w:abstractNumId w:val="11"/>
  </w:num>
  <w:num w:numId="21">
    <w:abstractNumId w:val="14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wson Hill">
    <w15:presenceInfo w15:providerId="None" w15:userId="Dawson Hi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3DF"/>
    <w:rsid w:val="0000046D"/>
    <w:rsid w:val="00003E0A"/>
    <w:rsid w:val="000060E9"/>
    <w:rsid w:val="00010ADC"/>
    <w:rsid w:val="0001137D"/>
    <w:rsid w:val="00012E76"/>
    <w:rsid w:val="0001550C"/>
    <w:rsid w:val="00016991"/>
    <w:rsid w:val="00016B1C"/>
    <w:rsid w:val="000178DB"/>
    <w:rsid w:val="000237E0"/>
    <w:rsid w:val="00025177"/>
    <w:rsid w:val="00025F17"/>
    <w:rsid w:val="00034574"/>
    <w:rsid w:val="0003515E"/>
    <w:rsid w:val="00045C5D"/>
    <w:rsid w:val="00050139"/>
    <w:rsid w:val="00052E6E"/>
    <w:rsid w:val="00053290"/>
    <w:rsid w:val="00053ADF"/>
    <w:rsid w:val="00054359"/>
    <w:rsid w:val="000568CD"/>
    <w:rsid w:val="00062D11"/>
    <w:rsid w:val="00064DBA"/>
    <w:rsid w:val="0006627B"/>
    <w:rsid w:val="0006657B"/>
    <w:rsid w:val="00075CA2"/>
    <w:rsid w:val="000764B2"/>
    <w:rsid w:val="0008234A"/>
    <w:rsid w:val="000828E4"/>
    <w:rsid w:val="0008336D"/>
    <w:rsid w:val="00083723"/>
    <w:rsid w:val="00083E45"/>
    <w:rsid w:val="00090D33"/>
    <w:rsid w:val="00091477"/>
    <w:rsid w:val="00091643"/>
    <w:rsid w:val="000939D5"/>
    <w:rsid w:val="000949BF"/>
    <w:rsid w:val="0009504F"/>
    <w:rsid w:val="00095A42"/>
    <w:rsid w:val="00097AD2"/>
    <w:rsid w:val="000A26ED"/>
    <w:rsid w:val="000A3EB9"/>
    <w:rsid w:val="000B12D3"/>
    <w:rsid w:val="000B21AA"/>
    <w:rsid w:val="000B3183"/>
    <w:rsid w:val="000B341C"/>
    <w:rsid w:val="000C0499"/>
    <w:rsid w:val="000C3C7D"/>
    <w:rsid w:val="000C6097"/>
    <w:rsid w:val="000C7B0C"/>
    <w:rsid w:val="000D1073"/>
    <w:rsid w:val="000D46AA"/>
    <w:rsid w:val="000D6505"/>
    <w:rsid w:val="000E325C"/>
    <w:rsid w:val="000E3CA3"/>
    <w:rsid w:val="000E5144"/>
    <w:rsid w:val="000E6433"/>
    <w:rsid w:val="000F04C6"/>
    <w:rsid w:val="000F27AE"/>
    <w:rsid w:val="000F3F45"/>
    <w:rsid w:val="000F525E"/>
    <w:rsid w:val="00100021"/>
    <w:rsid w:val="001015B1"/>
    <w:rsid w:val="00101C4A"/>
    <w:rsid w:val="00101EF9"/>
    <w:rsid w:val="00116B1E"/>
    <w:rsid w:val="00120DF3"/>
    <w:rsid w:val="00123378"/>
    <w:rsid w:val="00124C53"/>
    <w:rsid w:val="001264A8"/>
    <w:rsid w:val="00130DCE"/>
    <w:rsid w:val="00134AF2"/>
    <w:rsid w:val="00145068"/>
    <w:rsid w:val="0014738A"/>
    <w:rsid w:val="0015300B"/>
    <w:rsid w:val="001542B0"/>
    <w:rsid w:val="00154CD4"/>
    <w:rsid w:val="001575B8"/>
    <w:rsid w:val="00163076"/>
    <w:rsid w:val="001652C6"/>
    <w:rsid w:val="00166F95"/>
    <w:rsid w:val="001707D6"/>
    <w:rsid w:val="00170EB4"/>
    <w:rsid w:val="0017423F"/>
    <w:rsid w:val="0017753C"/>
    <w:rsid w:val="00182500"/>
    <w:rsid w:val="00186E5A"/>
    <w:rsid w:val="001900B5"/>
    <w:rsid w:val="0019078E"/>
    <w:rsid w:val="001908A4"/>
    <w:rsid w:val="00192D56"/>
    <w:rsid w:val="001A00F4"/>
    <w:rsid w:val="001B026D"/>
    <w:rsid w:val="001B2253"/>
    <w:rsid w:val="001B3245"/>
    <w:rsid w:val="001C0A65"/>
    <w:rsid w:val="001C1B49"/>
    <w:rsid w:val="001C264D"/>
    <w:rsid w:val="001C5BC4"/>
    <w:rsid w:val="001D17D3"/>
    <w:rsid w:val="001D419A"/>
    <w:rsid w:val="001D5412"/>
    <w:rsid w:val="001D70C0"/>
    <w:rsid w:val="001E205C"/>
    <w:rsid w:val="001E6B9E"/>
    <w:rsid w:val="001F0B2C"/>
    <w:rsid w:val="001F2104"/>
    <w:rsid w:val="001F2F21"/>
    <w:rsid w:val="001F3F62"/>
    <w:rsid w:val="001F695C"/>
    <w:rsid w:val="001F770E"/>
    <w:rsid w:val="0020709A"/>
    <w:rsid w:val="002079E8"/>
    <w:rsid w:val="002150B7"/>
    <w:rsid w:val="002240E0"/>
    <w:rsid w:val="00224CE9"/>
    <w:rsid w:val="00236DF0"/>
    <w:rsid w:val="00236E45"/>
    <w:rsid w:val="00236EE1"/>
    <w:rsid w:val="00237AAD"/>
    <w:rsid w:val="00240AA5"/>
    <w:rsid w:val="00243957"/>
    <w:rsid w:val="002453BF"/>
    <w:rsid w:val="00250ECC"/>
    <w:rsid w:val="00251F2F"/>
    <w:rsid w:val="00252316"/>
    <w:rsid w:val="00254084"/>
    <w:rsid w:val="00257653"/>
    <w:rsid w:val="00260FC6"/>
    <w:rsid w:val="0026121A"/>
    <w:rsid w:val="00265490"/>
    <w:rsid w:val="00270557"/>
    <w:rsid w:val="00270D8C"/>
    <w:rsid w:val="00270E88"/>
    <w:rsid w:val="00276679"/>
    <w:rsid w:val="00277FC9"/>
    <w:rsid w:val="00281BD4"/>
    <w:rsid w:val="00281F24"/>
    <w:rsid w:val="00282560"/>
    <w:rsid w:val="0028287B"/>
    <w:rsid w:val="00292DA0"/>
    <w:rsid w:val="00295BB4"/>
    <w:rsid w:val="002978F7"/>
    <w:rsid w:val="002A5584"/>
    <w:rsid w:val="002A7499"/>
    <w:rsid w:val="002C2E2B"/>
    <w:rsid w:val="002C3C4E"/>
    <w:rsid w:val="002C68B9"/>
    <w:rsid w:val="002D222B"/>
    <w:rsid w:val="002D4461"/>
    <w:rsid w:val="002D5C24"/>
    <w:rsid w:val="002E5A5A"/>
    <w:rsid w:val="002E664C"/>
    <w:rsid w:val="002E775A"/>
    <w:rsid w:val="002F0125"/>
    <w:rsid w:val="002F0F2E"/>
    <w:rsid w:val="002F263F"/>
    <w:rsid w:val="002F57B5"/>
    <w:rsid w:val="003058BE"/>
    <w:rsid w:val="00314252"/>
    <w:rsid w:val="003165AF"/>
    <w:rsid w:val="00317EDD"/>
    <w:rsid w:val="00324916"/>
    <w:rsid w:val="00324FB6"/>
    <w:rsid w:val="00325CBE"/>
    <w:rsid w:val="0033169A"/>
    <w:rsid w:val="003323A2"/>
    <w:rsid w:val="00335380"/>
    <w:rsid w:val="00337F6F"/>
    <w:rsid w:val="00346B62"/>
    <w:rsid w:val="0035055C"/>
    <w:rsid w:val="00355150"/>
    <w:rsid w:val="003621F8"/>
    <w:rsid w:val="003657C5"/>
    <w:rsid w:val="00370CD6"/>
    <w:rsid w:val="003722B4"/>
    <w:rsid w:val="003779DD"/>
    <w:rsid w:val="00380279"/>
    <w:rsid w:val="003846F1"/>
    <w:rsid w:val="00385EBA"/>
    <w:rsid w:val="00387517"/>
    <w:rsid w:val="00391F7D"/>
    <w:rsid w:val="00396FC4"/>
    <w:rsid w:val="003A16E8"/>
    <w:rsid w:val="003A3B00"/>
    <w:rsid w:val="003A5CAA"/>
    <w:rsid w:val="003B117C"/>
    <w:rsid w:val="003B2CB1"/>
    <w:rsid w:val="003B7306"/>
    <w:rsid w:val="003C38E7"/>
    <w:rsid w:val="003C5081"/>
    <w:rsid w:val="003C6AFB"/>
    <w:rsid w:val="003D12F3"/>
    <w:rsid w:val="003D24BA"/>
    <w:rsid w:val="003D2F0F"/>
    <w:rsid w:val="003D3768"/>
    <w:rsid w:val="003D3879"/>
    <w:rsid w:val="003D514F"/>
    <w:rsid w:val="003D5FA8"/>
    <w:rsid w:val="003D66CE"/>
    <w:rsid w:val="003E6275"/>
    <w:rsid w:val="003E672B"/>
    <w:rsid w:val="003E6D61"/>
    <w:rsid w:val="003F6398"/>
    <w:rsid w:val="003F6661"/>
    <w:rsid w:val="00402D64"/>
    <w:rsid w:val="00403439"/>
    <w:rsid w:val="00403EC1"/>
    <w:rsid w:val="004053CF"/>
    <w:rsid w:val="00405510"/>
    <w:rsid w:val="00405BB6"/>
    <w:rsid w:val="00410D88"/>
    <w:rsid w:val="00411D46"/>
    <w:rsid w:val="004122EB"/>
    <w:rsid w:val="0041363E"/>
    <w:rsid w:val="00420CD2"/>
    <w:rsid w:val="00420FF4"/>
    <w:rsid w:val="0042215E"/>
    <w:rsid w:val="00422F40"/>
    <w:rsid w:val="0042338E"/>
    <w:rsid w:val="00445A5B"/>
    <w:rsid w:val="0044702C"/>
    <w:rsid w:val="00456F05"/>
    <w:rsid w:val="00460005"/>
    <w:rsid w:val="004609F9"/>
    <w:rsid w:val="004641CD"/>
    <w:rsid w:val="00464E26"/>
    <w:rsid w:val="004773D8"/>
    <w:rsid w:val="00481BF4"/>
    <w:rsid w:val="004827FF"/>
    <w:rsid w:val="0049597B"/>
    <w:rsid w:val="0049741A"/>
    <w:rsid w:val="00497F5E"/>
    <w:rsid w:val="004A0504"/>
    <w:rsid w:val="004A12CF"/>
    <w:rsid w:val="004A2B49"/>
    <w:rsid w:val="004A302B"/>
    <w:rsid w:val="004B6609"/>
    <w:rsid w:val="004B7E59"/>
    <w:rsid w:val="004C000F"/>
    <w:rsid w:val="004C0124"/>
    <w:rsid w:val="004C07A7"/>
    <w:rsid w:val="004C083C"/>
    <w:rsid w:val="004C42FA"/>
    <w:rsid w:val="004C434D"/>
    <w:rsid w:val="004C48E7"/>
    <w:rsid w:val="004C4F22"/>
    <w:rsid w:val="004C728C"/>
    <w:rsid w:val="004C7833"/>
    <w:rsid w:val="004D06D4"/>
    <w:rsid w:val="004D199F"/>
    <w:rsid w:val="004D3430"/>
    <w:rsid w:val="004D349A"/>
    <w:rsid w:val="004D4969"/>
    <w:rsid w:val="004E34AE"/>
    <w:rsid w:val="004E67DA"/>
    <w:rsid w:val="004E78FF"/>
    <w:rsid w:val="00502070"/>
    <w:rsid w:val="00505163"/>
    <w:rsid w:val="00511524"/>
    <w:rsid w:val="005128A8"/>
    <w:rsid w:val="005129F7"/>
    <w:rsid w:val="00512D3A"/>
    <w:rsid w:val="00516CF8"/>
    <w:rsid w:val="00522C57"/>
    <w:rsid w:val="0053183B"/>
    <w:rsid w:val="0053198F"/>
    <w:rsid w:val="00532ADE"/>
    <w:rsid w:val="005331E8"/>
    <w:rsid w:val="005357D3"/>
    <w:rsid w:val="00540217"/>
    <w:rsid w:val="005465BB"/>
    <w:rsid w:val="005515EF"/>
    <w:rsid w:val="00551C97"/>
    <w:rsid w:val="00552648"/>
    <w:rsid w:val="00552657"/>
    <w:rsid w:val="005574B9"/>
    <w:rsid w:val="00562E11"/>
    <w:rsid w:val="0056654E"/>
    <w:rsid w:val="005810CF"/>
    <w:rsid w:val="005831B3"/>
    <w:rsid w:val="00584962"/>
    <w:rsid w:val="00584AD0"/>
    <w:rsid w:val="00585CCE"/>
    <w:rsid w:val="00587803"/>
    <w:rsid w:val="00593877"/>
    <w:rsid w:val="00596EF2"/>
    <w:rsid w:val="005A4DF7"/>
    <w:rsid w:val="005B052F"/>
    <w:rsid w:val="005B0B1A"/>
    <w:rsid w:val="005C6DC8"/>
    <w:rsid w:val="005C6E1F"/>
    <w:rsid w:val="005D2134"/>
    <w:rsid w:val="005D2410"/>
    <w:rsid w:val="005D6CC8"/>
    <w:rsid w:val="005E082D"/>
    <w:rsid w:val="005E0E86"/>
    <w:rsid w:val="005E4151"/>
    <w:rsid w:val="005E4933"/>
    <w:rsid w:val="005E77A8"/>
    <w:rsid w:val="005F55DC"/>
    <w:rsid w:val="005F6B24"/>
    <w:rsid w:val="005F7E8C"/>
    <w:rsid w:val="00600E4F"/>
    <w:rsid w:val="00602EAD"/>
    <w:rsid w:val="00603D5A"/>
    <w:rsid w:val="00606761"/>
    <w:rsid w:val="00612C9E"/>
    <w:rsid w:val="00615758"/>
    <w:rsid w:val="0061598F"/>
    <w:rsid w:val="00615AA0"/>
    <w:rsid w:val="006174AF"/>
    <w:rsid w:val="006179F3"/>
    <w:rsid w:val="0062331C"/>
    <w:rsid w:val="006239F6"/>
    <w:rsid w:val="006261A3"/>
    <w:rsid w:val="00627C36"/>
    <w:rsid w:val="00627F20"/>
    <w:rsid w:val="00632B5D"/>
    <w:rsid w:val="0063573F"/>
    <w:rsid w:val="00640F50"/>
    <w:rsid w:val="00643456"/>
    <w:rsid w:val="00650624"/>
    <w:rsid w:val="00650EE5"/>
    <w:rsid w:val="00651462"/>
    <w:rsid w:val="006527C9"/>
    <w:rsid w:val="006544DD"/>
    <w:rsid w:val="00656404"/>
    <w:rsid w:val="0065727C"/>
    <w:rsid w:val="00660C32"/>
    <w:rsid w:val="00663594"/>
    <w:rsid w:val="00663D2F"/>
    <w:rsid w:val="00665EDF"/>
    <w:rsid w:val="00666C3E"/>
    <w:rsid w:val="00666ECE"/>
    <w:rsid w:val="006677CA"/>
    <w:rsid w:val="00670700"/>
    <w:rsid w:val="00674001"/>
    <w:rsid w:val="006772EC"/>
    <w:rsid w:val="00680F7D"/>
    <w:rsid w:val="0068143D"/>
    <w:rsid w:val="00682FF2"/>
    <w:rsid w:val="00691363"/>
    <w:rsid w:val="006A0FB6"/>
    <w:rsid w:val="006A62D5"/>
    <w:rsid w:val="006A7265"/>
    <w:rsid w:val="006B073A"/>
    <w:rsid w:val="006B18F3"/>
    <w:rsid w:val="006B7128"/>
    <w:rsid w:val="006C111C"/>
    <w:rsid w:val="006C138D"/>
    <w:rsid w:val="006C4C45"/>
    <w:rsid w:val="006C64BA"/>
    <w:rsid w:val="006D0D6C"/>
    <w:rsid w:val="006D2188"/>
    <w:rsid w:val="006E0C6F"/>
    <w:rsid w:val="006E3D18"/>
    <w:rsid w:val="006F1E51"/>
    <w:rsid w:val="006F5A69"/>
    <w:rsid w:val="006F67A0"/>
    <w:rsid w:val="006F729D"/>
    <w:rsid w:val="007017AC"/>
    <w:rsid w:val="00702AC0"/>
    <w:rsid w:val="0070392A"/>
    <w:rsid w:val="007124D6"/>
    <w:rsid w:val="0071574A"/>
    <w:rsid w:val="007164CF"/>
    <w:rsid w:val="00717AE7"/>
    <w:rsid w:val="00717FCD"/>
    <w:rsid w:val="0072251A"/>
    <w:rsid w:val="00722B58"/>
    <w:rsid w:val="007247D2"/>
    <w:rsid w:val="00726455"/>
    <w:rsid w:val="00727594"/>
    <w:rsid w:val="007301F8"/>
    <w:rsid w:val="00730DBD"/>
    <w:rsid w:val="00730FB1"/>
    <w:rsid w:val="00730FFE"/>
    <w:rsid w:val="00732050"/>
    <w:rsid w:val="00737AEE"/>
    <w:rsid w:val="00744B4C"/>
    <w:rsid w:val="0074659A"/>
    <w:rsid w:val="00750B5E"/>
    <w:rsid w:val="00753C38"/>
    <w:rsid w:val="00755BFE"/>
    <w:rsid w:val="007572B4"/>
    <w:rsid w:val="00757324"/>
    <w:rsid w:val="007609B6"/>
    <w:rsid w:val="00761657"/>
    <w:rsid w:val="007616C5"/>
    <w:rsid w:val="00761CC3"/>
    <w:rsid w:val="00761FB7"/>
    <w:rsid w:val="00764296"/>
    <w:rsid w:val="00766CC6"/>
    <w:rsid w:val="00766E65"/>
    <w:rsid w:val="00767411"/>
    <w:rsid w:val="00771389"/>
    <w:rsid w:val="0077618C"/>
    <w:rsid w:val="007829A4"/>
    <w:rsid w:val="00782DD7"/>
    <w:rsid w:val="00785998"/>
    <w:rsid w:val="00786B4D"/>
    <w:rsid w:val="00787E7A"/>
    <w:rsid w:val="00792F68"/>
    <w:rsid w:val="007950DF"/>
    <w:rsid w:val="007978D1"/>
    <w:rsid w:val="007A02A7"/>
    <w:rsid w:val="007A07FF"/>
    <w:rsid w:val="007A2A1C"/>
    <w:rsid w:val="007B3AF3"/>
    <w:rsid w:val="007B4162"/>
    <w:rsid w:val="007D2CDD"/>
    <w:rsid w:val="007D5A0E"/>
    <w:rsid w:val="007D6C53"/>
    <w:rsid w:val="007D7D1D"/>
    <w:rsid w:val="007E1828"/>
    <w:rsid w:val="007E2471"/>
    <w:rsid w:val="007E252D"/>
    <w:rsid w:val="007E335C"/>
    <w:rsid w:val="007E45DC"/>
    <w:rsid w:val="007F4C84"/>
    <w:rsid w:val="007F66A2"/>
    <w:rsid w:val="00800C10"/>
    <w:rsid w:val="00800C37"/>
    <w:rsid w:val="00805C6C"/>
    <w:rsid w:val="00811515"/>
    <w:rsid w:val="008118F0"/>
    <w:rsid w:val="0081386A"/>
    <w:rsid w:val="00817C5A"/>
    <w:rsid w:val="00822E13"/>
    <w:rsid w:val="00823B02"/>
    <w:rsid w:val="00825167"/>
    <w:rsid w:val="0083183C"/>
    <w:rsid w:val="00831B5C"/>
    <w:rsid w:val="0083290F"/>
    <w:rsid w:val="008359F1"/>
    <w:rsid w:val="008366D4"/>
    <w:rsid w:val="00836C22"/>
    <w:rsid w:val="00837872"/>
    <w:rsid w:val="00841A0A"/>
    <w:rsid w:val="008448EE"/>
    <w:rsid w:val="008465F9"/>
    <w:rsid w:val="00847E74"/>
    <w:rsid w:val="00851704"/>
    <w:rsid w:val="00852D3D"/>
    <w:rsid w:val="0085428F"/>
    <w:rsid w:val="00855AA5"/>
    <w:rsid w:val="00860F3E"/>
    <w:rsid w:val="008633B8"/>
    <w:rsid w:val="00866E3F"/>
    <w:rsid w:val="00871E9F"/>
    <w:rsid w:val="0087246F"/>
    <w:rsid w:val="00875154"/>
    <w:rsid w:val="00876D34"/>
    <w:rsid w:val="008816CE"/>
    <w:rsid w:val="008824E8"/>
    <w:rsid w:val="0088289F"/>
    <w:rsid w:val="0088597F"/>
    <w:rsid w:val="00885B68"/>
    <w:rsid w:val="00887D9C"/>
    <w:rsid w:val="00894B66"/>
    <w:rsid w:val="00896AF9"/>
    <w:rsid w:val="008A2219"/>
    <w:rsid w:val="008A3986"/>
    <w:rsid w:val="008B67C5"/>
    <w:rsid w:val="008B7A9F"/>
    <w:rsid w:val="008C3C26"/>
    <w:rsid w:val="008C3D48"/>
    <w:rsid w:val="008C4328"/>
    <w:rsid w:val="008C6496"/>
    <w:rsid w:val="008D00AB"/>
    <w:rsid w:val="008D0858"/>
    <w:rsid w:val="008D2207"/>
    <w:rsid w:val="008D2C7A"/>
    <w:rsid w:val="008E2597"/>
    <w:rsid w:val="008E3517"/>
    <w:rsid w:val="008E47B6"/>
    <w:rsid w:val="008F5785"/>
    <w:rsid w:val="008F7ADD"/>
    <w:rsid w:val="0090489B"/>
    <w:rsid w:val="00912A91"/>
    <w:rsid w:val="00916F66"/>
    <w:rsid w:val="0092245C"/>
    <w:rsid w:val="00923922"/>
    <w:rsid w:val="009336CE"/>
    <w:rsid w:val="00934A55"/>
    <w:rsid w:val="009377AE"/>
    <w:rsid w:val="00944149"/>
    <w:rsid w:val="00946940"/>
    <w:rsid w:val="0095473D"/>
    <w:rsid w:val="009560B5"/>
    <w:rsid w:val="00961524"/>
    <w:rsid w:val="00963A64"/>
    <w:rsid w:val="009642D6"/>
    <w:rsid w:val="0097028C"/>
    <w:rsid w:val="00972A51"/>
    <w:rsid w:val="009814A5"/>
    <w:rsid w:val="00985C4D"/>
    <w:rsid w:val="00986152"/>
    <w:rsid w:val="00986A78"/>
    <w:rsid w:val="00987BA8"/>
    <w:rsid w:val="00991D47"/>
    <w:rsid w:val="00992A3C"/>
    <w:rsid w:val="00993355"/>
    <w:rsid w:val="00995261"/>
    <w:rsid w:val="0099538E"/>
    <w:rsid w:val="009A20FD"/>
    <w:rsid w:val="009A770F"/>
    <w:rsid w:val="009B44DF"/>
    <w:rsid w:val="009C0BE4"/>
    <w:rsid w:val="009C0C3A"/>
    <w:rsid w:val="009C20D7"/>
    <w:rsid w:val="009C3ADD"/>
    <w:rsid w:val="009C41A3"/>
    <w:rsid w:val="009C5670"/>
    <w:rsid w:val="009C58E4"/>
    <w:rsid w:val="009C5E40"/>
    <w:rsid w:val="009C661C"/>
    <w:rsid w:val="009D6CBC"/>
    <w:rsid w:val="009E47D0"/>
    <w:rsid w:val="009E4F28"/>
    <w:rsid w:val="009F10F1"/>
    <w:rsid w:val="009F2407"/>
    <w:rsid w:val="009F2A86"/>
    <w:rsid w:val="009F2CC8"/>
    <w:rsid w:val="009F5A43"/>
    <w:rsid w:val="00A00DFB"/>
    <w:rsid w:val="00A03502"/>
    <w:rsid w:val="00A04EE3"/>
    <w:rsid w:val="00A111AC"/>
    <w:rsid w:val="00A15376"/>
    <w:rsid w:val="00A203C9"/>
    <w:rsid w:val="00A21E71"/>
    <w:rsid w:val="00A24EAC"/>
    <w:rsid w:val="00A3044A"/>
    <w:rsid w:val="00A30CCC"/>
    <w:rsid w:val="00A32831"/>
    <w:rsid w:val="00A45463"/>
    <w:rsid w:val="00A45B79"/>
    <w:rsid w:val="00A55816"/>
    <w:rsid w:val="00A56214"/>
    <w:rsid w:val="00A56C30"/>
    <w:rsid w:val="00A609AC"/>
    <w:rsid w:val="00A61A98"/>
    <w:rsid w:val="00A6202C"/>
    <w:rsid w:val="00A655FC"/>
    <w:rsid w:val="00A66C07"/>
    <w:rsid w:val="00A70043"/>
    <w:rsid w:val="00A70DEF"/>
    <w:rsid w:val="00A7631E"/>
    <w:rsid w:val="00A76978"/>
    <w:rsid w:val="00A77D0D"/>
    <w:rsid w:val="00A82AF6"/>
    <w:rsid w:val="00A9612A"/>
    <w:rsid w:val="00A96F1F"/>
    <w:rsid w:val="00AA0AB2"/>
    <w:rsid w:val="00AA120C"/>
    <w:rsid w:val="00AA29F2"/>
    <w:rsid w:val="00AA4176"/>
    <w:rsid w:val="00AA64BC"/>
    <w:rsid w:val="00AA77A6"/>
    <w:rsid w:val="00AB2E6E"/>
    <w:rsid w:val="00AB4CD8"/>
    <w:rsid w:val="00AB62DB"/>
    <w:rsid w:val="00AB725A"/>
    <w:rsid w:val="00AC2CEB"/>
    <w:rsid w:val="00AC546E"/>
    <w:rsid w:val="00AC5ED6"/>
    <w:rsid w:val="00AC7120"/>
    <w:rsid w:val="00AD6042"/>
    <w:rsid w:val="00AD74E4"/>
    <w:rsid w:val="00AD7E5A"/>
    <w:rsid w:val="00AE4FC1"/>
    <w:rsid w:val="00AE504C"/>
    <w:rsid w:val="00AF0F98"/>
    <w:rsid w:val="00AF2214"/>
    <w:rsid w:val="00AF3718"/>
    <w:rsid w:val="00AF43F9"/>
    <w:rsid w:val="00B00AF9"/>
    <w:rsid w:val="00B00FAF"/>
    <w:rsid w:val="00B0205E"/>
    <w:rsid w:val="00B02E4B"/>
    <w:rsid w:val="00B03BD5"/>
    <w:rsid w:val="00B055A7"/>
    <w:rsid w:val="00B05DBE"/>
    <w:rsid w:val="00B06200"/>
    <w:rsid w:val="00B07396"/>
    <w:rsid w:val="00B13982"/>
    <w:rsid w:val="00B14484"/>
    <w:rsid w:val="00B144A5"/>
    <w:rsid w:val="00B16D76"/>
    <w:rsid w:val="00B20988"/>
    <w:rsid w:val="00B26A83"/>
    <w:rsid w:val="00B30C83"/>
    <w:rsid w:val="00B366DB"/>
    <w:rsid w:val="00B405CB"/>
    <w:rsid w:val="00B51FA5"/>
    <w:rsid w:val="00B60103"/>
    <w:rsid w:val="00B60C25"/>
    <w:rsid w:val="00B62255"/>
    <w:rsid w:val="00B6299F"/>
    <w:rsid w:val="00B6522B"/>
    <w:rsid w:val="00B76C78"/>
    <w:rsid w:val="00B7739B"/>
    <w:rsid w:val="00B833DF"/>
    <w:rsid w:val="00B8351A"/>
    <w:rsid w:val="00B86C05"/>
    <w:rsid w:val="00BA0576"/>
    <w:rsid w:val="00BA2E14"/>
    <w:rsid w:val="00BA46B6"/>
    <w:rsid w:val="00BA4EDD"/>
    <w:rsid w:val="00BA5BE4"/>
    <w:rsid w:val="00BA63B7"/>
    <w:rsid w:val="00BA674C"/>
    <w:rsid w:val="00BA69B2"/>
    <w:rsid w:val="00BA6E80"/>
    <w:rsid w:val="00BB0A0C"/>
    <w:rsid w:val="00BB5D0E"/>
    <w:rsid w:val="00BC4B0C"/>
    <w:rsid w:val="00BC4FA6"/>
    <w:rsid w:val="00BC73B9"/>
    <w:rsid w:val="00BD00CB"/>
    <w:rsid w:val="00BD518D"/>
    <w:rsid w:val="00BD53EC"/>
    <w:rsid w:val="00BD580D"/>
    <w:rsid w:val="00BD6E73"/>
    <w:rsid w:val="00BE0B94"/>
    <w:rsid w:val="00BF3B8E"/>
    <w:rsid w:val="00BF3E02"/>
    <w:rsid w:val="00BF4294"/>
    <w:rsid w:val="00BF42A0"/>
    <w:rsid w:val="00BF6218"/>
    <w:rsid w:val="00C01DDA"/>
    <w:rsid w:val="00C0266C"/>
    <w:rsid w:val="00C046DB"/>
    <w:rsid w:val="00C1033D"/>
    <w:rsid w:val="00C16831"/>
    <w:rsid w:val="00C1787D"/>
    <w:rsid w:val="00C21BB7"/>
    <w:rsid w:val="00C21C9E"/>
    <w:rsid w:val="00C234C3"/>
    <w:rsid w:val="00C23536"/>
    <w:rsid w:val="00C25C2C"/>
    <w:rsid w:val="00C27D88"/>
    <w:rsid w:val="00C324CA"/>
    <w:rsid w:val="00C3461F"/>
    <w:rsid w:val="00C34D09"/>
    <w:rsid w:val="00C421CA"/>
    <w:rsid w:val="00C429D3"/>
    <w:rsid w:val="00C473AD"/>
    <w:rsid w:val="00C51B01"/>
    <w:rsid w:val="00C624F6"/>
    <w:rsid w:val="00C646DB"/>
    <w:rsid w:val="00C70790"/>
    <w:rsid w:val="00C715BB"/>
    <w:rsid w:val="00C76C17"/>
    <w:rsid w:val="00C77CB6"/>
    <w:rsid w:val="00C808CF"/>
    <w:rsid w:val="00C8455B"/>
    <w:rsid w:val="00C91B23"/>
    <w:rsid w:val="00C94F6B"/>
    <w:rsid w:val="00CA35AD"/>
    <w:rsid w:val="00CA64DF"/>
    <w:rsid w:val="00CB2686"/>
    <w:rsid w:val="00CC1386"/>
    <w:rsid w:val="00CC19DB"/>
    <w:rsid w:val="00CC25ED"/>
    <w:rsid w:val="00CC52CA"/>
    <w:rsid w:val="00CC7C5F"/>
    <w:rsid w:val="00CD226D"/>
    <w:rsid w:val="00CD5756"/>
    <w:rsid w:val="00CD753F"/>
    <w:rsid w:val="00CE0FC4"/>
    <w:rsid w:val="00CE3822"/>
    <w:rsid w:val="00CE7D05"/>
    <w:rsid w:val="00CE7F05"/>
    <w:rsid w:val="00CF0990"/>
    <w:rsid w:val="00CF7DD4"/>
    <w:rsid w:val="00D056E2"/>
    <w:rsid w:val="00D07184"/>
    <w:rsid w:val="00D115E7"/>
    <w:rsid w:val="00D168D6"/>
    <w:rsid w:val="00D201FE"/>
    <w:rsid w:val="00D24DDA"/>
    <w:rsid w:val="00D259E7"/>
    <w:rsid w:val="00D26F2F"/>
    <w:rsid w:val="00D27735"/>
    <w:rsid w:val="00D32130"/>
    <w:rsid w:val="00D33679"/>
    <w:rsid w:val="00D35DC0"/>
    <w:rsid w:val="00D3603A"/>
    <w:rsid w:val="00D360ED"/>
    <w:rsid w:val="00D40519"/>
    <w:rsid w:val="00D4488E"/>
    <w:rsid w:val="00D51F7F"/>
    <w:rsid w:val="00D56119"/>
    <w:rsid w:val="00D63F27"/>
    <w:rsid w:val="00D65AB7"/>
    <w:rsid w:val="00D66989"/>
    <w:rsid w:val="00D67254"/>
    <w:rsid w:val="00D72491"/>
    <w:rsid w:val="00D727D7"/>
    <w:rsid w:val="00D73DFB"/>
    <w:rsid w:val="00D74792"/>
    <w:rsid w:val="00D74CBC"/>
    <w:rsid w:val="00D76697"/>
    <w:rsid w:val="00D76962"/>
    <w:rsid w:val="00D9022A"/>
    <w:rsid w:val="00DA0166"/>
    <w:rsid w:val="00DA5D90"/>
    <w:rsid w:val="00DA66F3"/>
    <w:rsid w:val="00DA77C3"/>
    <w:rsid w:val="00DA7BA8"/>
    <w:rsid w:val="00DB2B18"/>
    <w:rsid w:val="00DC0088"/>
    <w:rsid w:val="00DC12DD"/>
    <w:rsid w:val="00DC2E96"/>
    <w:rsid w:val="00DD1DB6"/>
    <w:rsid w:val="00DD4F31"/>
    <w:rsid w:val="00DD550E"/>
    <w:rsid w:val="00DD6AA9"/>
    <w:rsid w:val="00DE76A8"/>
    <w:rsid w:val="00E00739"/>
    <w:rsid w:val="00E00E00"/>
    <w:rsid w:val="00E01383"/>
    <w:rsid w:val="00E04A52"/>
    <w:rsid w:val="00E11818"/>
    <w:rsid w:val="00E17C33"/>
    <w:rsid w:val="00E20B3D"/>
    <w:rsid w:val="00E2107E"/>
    <w:rsid w:val="00E21F81"/>
    <w:rsid w:val="00E23481"/>
    <w:rsid w:val="00E30F68"/>
    <w:rsid w:val="00E324D8"/>
    <w:rsid w:val="00E33DCD"/>
    <w:rsid w:val="00E36436"/>
    <w:rsid w:val="00E36DF6"/>
    <w:rsid w:val="00E405D9"/>
    <w:rsid w:val="00E4378D"/>
    <w:rsid w:val="00E45A96"/>
    <w:rsid w:val="00E463AB"/>
    <w:rsid w:val="00E51B65"/>
    <w:rsid w:val="00E55369"/>
    <w:rsid w:val="00E60248"/>
    <w:rsid w:val="00E639B5"/>
    <w:rsid w:val="00E659A5"/>
    <w:rsid w:val="00E67166"/>
    <w:rsid w:val="00E70D70"/>
    <w:rsid w:val="00E82698"/>
    <w:rsid w:val="00E838A2"/>
    <w:rsid w:val="00E87F2A"/>
    <w:rsid w:val="00E92142"/>
    <w:rsid w:val="00E92ED3"/>
    <w:rsid w:val="00E95645"/>
    <w:rsid w:val="00E96323"/>
    <w:rsid w:val="00EA3D27"/>
    <w:rsid w:val="00EA67ED"/>
    <w:rsid w:val="00EA68EB"/>
    <w:rsid w:val="00EB19F5"/>
    <w:rsid w:val="00EB2E14"/>
    <w:rsid w:val="00EB3989"/>
    <w:rsid w:val="00EB46DE"/>
    <w:rsid w:val="00EC1480"/>
    <w:rsid w:val="00EC328E"/>
    <w:rsid w:val="00EC3C89"/>
    <w:rsid w:val="00ED4E50"/>
    <w:rsid w:val="00EE210C"/>
    <w:rsid w:val="00EE2507"/>
    <w:rsid w:val="00EE254D"/>
    <w:rsid w:val="00EE63EA"/>
    <w:rsid w:val="00EF1AF9"/>
    <w:rsid w:val="00EF2B25"/>
    <w:rsid w:val="00EF3412"/>
    <w:rsid w:val="00F04BA3"/>
    <w:rsid w:val="00F059AC"/>
    <w:rsid w:val="00F10842"/>
    <w:rsid w:val="00F15775"/>
    <w:rsid w:val="00F2077D"/>
    <w:rsid w:val="00F20BEE"/>
    <w:rsid w:val="00F22287"/>
    <w:rsid w:val="00F222EB"/>
    <w:rsid w:val="00F249A3"/>
    <w:rsid w:val="00F26192"/>
    <w:rsid w:val="00F27B28"/>
    <w:rsid w:val="00F353DC"/>
    <w:rsid w:val="00F36109"/>
    <w:rsid w:val="00F438A0"/>
    <w:rsid w:val="00F43FB8"/>
    <w:rsid w:val="00F47C9C"/>
    <w:rsid w:val="00F50286"/>
    <w:rsid w:val="00F52680"/>
    <w:rsid w:val="00F55C80"/>
    <w:rsid w:val="00F640A0"/>
    <w:rsid w:val="00F7234D"/>
    <w:rsid w:val="00F95F67"/>
    <w:rsid w:val="00FA3E80"/>
    <w:rsid w:val="00FA3FD2"/>
    <w:rsid w:val="00FA7069"/>
    <w:rsid w:val="00FB0CB5"/>
    <w:rsid w:val="00FB1754"/>
    <w:rsid w:val="00FB188E"/>
    <w:rsid w:val="00FB3D32"/>
    <w:rsid w:val="00FB5473"/>
    <w:rsid w:val="00FB5518"/>
    <w:rsid w:val="00FC4F44"/>
    <w:rsid w:val="00FD01A2"/>
    <w:rsid w:val="00FD1297"/>
    <w:rsid w:val="00FD1420"/>
    <w:rsid w:val="00FD69D8"/>
    <w:rsid w:val="00FE04CE"/>
    <w:rsid w:val="00FE2724"/>
    <w:rsid w:val="00FE4DDA"/>
    <w:rsid w:val="00FF1E9B"/>
    <w:rsid w:val="00FF307E"/>
    <w:rsid w:val="00FF397F"/>
    <w:rsid w:val="00FF501A"/>
    <w:rsid w:val="00FF5ED1"/>
    <w:rsid w:val="00FF6C6A"/>
    <w:rsid w:val="00FF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75AC65"/>
  <w15:docId w15:val="{F7CB7DC8-3A91-4A0B-934F-146A1CFF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6F1F"/>
    <w:pPr>
      <w:spacing w:before="120" w:after="120"/>
    </w:pPr>
    <w:rPr>
      <w:szCs w:val="24"/>
    </w:rPr>
  </w:style>
  <w:style w:type="paragraph" w:styleId="Heading1">
    <w:name w:val="heading 1"/>
    <w:basedOn w:val="Normal"/>
    <w:next w:val="Normal"/>
    <w:uiPriority w:val="9"/>
    <w:qFormat/>
    <w:rsid w:val="006C5B48"/>
    <w:pPr>
      <w:keepNext/>
      <w:numPr>
        <w:numId w:val="1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sid w:val="00666C3E"/>
    <w:pPr>
      <w:keepNext/>
      <w:numPr>
        <w:ilvl w:val="1"/>
        <w:numId w:val="11"/>
      </w:numPr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autoRedefine/>
    <w:uiPriority w:val="9"/>
    <w:qFormat/>
    <w:rsid w:val="00FF397F"/>
    <w:pPr>
      <w:keepNext/>
      <w:keepLines/>
      <w:numPr>
        <w:ilvl w:val="2"/>
        <w:numId w:val="11"/>
      </w:numPr>
      <w:spacing w:before="200" w:after="0" w:line="276" w:lineRule="auto"/>
      <w:outlineLvl w:val="2"/>
    </w:pPr>
    <w:rPr>
      <w:rFonts w:ascii="Arial" w:hAnsi="Arial" w:cs="Arial"/>
      <w:b/>
      <w:bCs/>
      <w:i/>
      <w:szCs w:val="26"/>
    </w:rPr>
  </w:style>
  <w:style w:type="paragraph" w:styleId="Heading4">
    <w:name w:val="heading 4"/>
    <w:basedOn w:val="Normal"/>
    <w:next w:val="Normal"/>
    <w:autoRedefine/>
    <w:uiPriority w:val="9"/>
    <w:qFormat/>
    <w:rsid w:val="006C5B48"/>
    <w:pPr>
      <w:keepNext/>
      <w:numPr>
        <w:ilvl w:val="3"/>
        <w:numId w:val="11"/>
      </w:numPr>
      <w:spacing w:before="240" w:after="60"/>
      <w:outlineLvl w:val="3"/>
    </w:pPr>
    <w:rPr>
      <w:bCs/>
      <w:sz w:val="28"/>
      <w:szCs w:val="28"/>
    </w:rPr>
  </w:style>
  <w:style w:type="paragraph" w:styleId="Heading5">
    <w:name w:val="heading 5"/>
    <w:basedOn w:val="Normal"/>
    <w:next w:val="Normal"/>
    <w:uiPriority w:val="9"/>
    <w:qFormat/>
    <w:rsid w:val="006C5B48"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6C5B48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qFormat/>
    <w:rsid w:val="006C5B48"/>
    <w:pPr>
      <w:numPr>
        <w:ilvl w:val="6"/>
        <w:numId w:val="1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6C5B48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qFormat/>
    <w:rsid w:val="006C5B4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uiPriority w:val="9"/>
    <w:rsid w:val="006C5B48"/>
    <w:rPr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rsid w:val="006C5B48"/>
    <w:rPr>
      <w:i/>
      <w:iCs/>
      <w:szCs w:val="24"/>
    </w:rPr>
  </w:style>
  <w:style w:type="paragraph" w:styleId="Header">
    <w:name w:val="header"/>
    <w:basedOn w:val="Normal"/>
    <w:rsid w:val="006C5B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C5B4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C5B48"/>
  </w:style>
  <w:style w:type="paragraph" w:styleId="TOC1">
    <w:name w:val="toc 1"/>
    <w:basedOn w:val="Normal"/>
    <w:next w:val="Normal"/>
    <w:autoRedefine/>
    <w:uiPriority w:val="39"/>
    <w:rsid w:val="006C5B48"/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C5B48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C5B48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C5B48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C5B48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C5B48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C5B48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C5B48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C5B48"/>
    <w:pPr>
      <w:ind w:left="1920"/>
    </w:pPr>
    <w:rPr>
      <w:sz w:val="18"/>
      <w:szCs w:val="18"/>
    </w:rPr>
  </w:style>
  <w:style w:type="character" w:styleId="Hyperlink">
    <w:name w:val="Hyperlink"/>
    <w:uiPriority w:val="99"/>
    <w:rsid w:val="006C5B48"/>
    <w:rPr>
      <w:color w:val="0000FF"/>
      <w:u w:val="single"/>
    </w:rPr>
  </w:style>
  <w:style w:type="paragraph" w:styleId="BodyText">
    <w:name w:val="Body Text"/>
    <w:aliases w:val="bt"/>
    <w:basedOn w:val="Normal"/>
    <w:link w:val="BodyTextChar"/>
    <w:rsid w:val="006C5B48"/>
    <w:rPr>
      <w:rFonts w:ascii="Arial" w:hAnsi="Arial"/>
      <w:kern w:val="20"/>
      <w:szCs w:val="20"/>
    </w:rPr>
  </w:style>
  <w:style w:type="character" w:customStyle="1" w:styleId="BodyTextChar">
    <w:name w:val="Body Text Char"/>
    <w:aliases w:val="bt Char"/>
    <w:link w:val="BodyText"/>
    <w:rsid w:val="006C5B48"/>
    <w:rPr>
      <w:rFonts w:ascii="Arial" w:hAnsi="Arial"/>
      <w:kern w:val="20"/>
      <w:lang w:val="en-US" w:eastAsia="en-US" w:bidi="ar-SA"/>
    </w:rPr>
  </w:style>
  <w:style w:type="table" w:styleId="TableGrid">
    <w:name w:val="Table Grid"/>
    <w:basedOn w:val="TableNormal"/>
    <w:rsid w:val="006C5B48"/>
    <w:pPr>
      <w:keepNext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paragraph" w:styleId="CommentText">
    <w:name w:val="annotation text"/>
    <w:basedOn w:val="Normal"/>
    <w:semiHidden/>
    <w:rsid w:val="006C5B48"/>
    <w:rPr>
      <w:szCs w:val="20"/>
    </w:rPr>
  </w:style>
  <w:style w:type="table" w:styleId="TableElegant">
    <w:name w:val="Table Elegant"/>
    <w:basedOn w:val="TableNormal"/>
    <w:rsid w:val="006C5B48"/>
    <w:pPr>
      <w:spacing w:before="120"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ption">
    <w:name w:val="caption"/>
    <w:basedOn w:val="Normal"/>
    <w:next w:val="Normal"/>
    <w:qFormat/>
    <w:rsid w:val="006C5B48"/>
    <w:pPr>
      <w:keepNext/>
      <w:jc w:val="center"/>
    </w:pPr>
    <w:rPr>
      <w:b/>
      <w:bCs/>
      <w:szCs w:val="20"/>
    </w:rPr>
  </w:style>
  <w:style w:type="paragraph" w:styleId="TableofFigures">
    <w:name w:val="table of figures"/>
    <w:basedOn w:val="Normal"/>
    <w:next w:val="Normal"/>
    <w:semiHidden/>
    <w:rsid w:val="006C5B48"/>
  </w:style>
  <w:style w:type="character" w:styleId="FollowedHyperlink">
    <w:name w:val="FollowedHyperlink"/>
    <w:rsid w:val="00D62FEF"/>
    <w:rPr>
      <w:color w:val="800080"/>
      <w:u w:val="single"/>
    </w:rPr>
  </w:style>
  <w:style w:type="paragraph" w:styleId="BalloonText">
    <w:name w:val="Balloon Text"/>
    <w:basedOn w:val="Normal"/>
    <w:semiHidden/>
    <w:rsid w:val="004F5EE0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4F5EE0"/>
    <w:pPr>
      <w:ind w:left="1440" w:right="1440"/>
    </w:pPr>
  </w:style>
  <w:style w:type="paragraph" w:styleId="BodyText2">
    <w:name w:val="Body Text 2"/>
    <w:basedOn w:val="Normal"/>
    <w:rsid w:val="004F5EE0"/>
    <w:pPr>
      <w:spacing w:line="480" w:lineRule="auto"/>
    </w:pPr>
  </w:style>
  <w:style w:type="paragraph" w:styleId="BodyText3">
    <w:name w:val="Body Text 3"/>
    <w:basedOn w:val="Normal"/>
    <w:rsid w:val="004F5EE0"/>
    <w:rPr>
      <w:sz w:val="16"/>
      <w:szCs w:val="16"/>
    </w:rPr>
  </w:style>
  <w:style w:type="paragraph" w:styleId="BodyTextFirstIndent">
    <w:name w:val="Body Text First Indent"/>
    <w:basedOn w:val="BodyText"/>
    <w:rsid w:val="004F5EE0"/>
    <w:pPr>
      <w:ind w:firstLine="210"/>
    </w:pPr>
    <w:rPr>
      <w:rFonts w:ascii="Times New Roman" w:hAnsi="Times New Roman"/>
      <w:kern w:val="0"/>
      <w:sz w:val="24"/>
      <w:szCs w:val="24"/>
    </w:rPr>
  </w:style>
  <w:style w:type="paragraph" w:styleId="BodyTextIndent">
    <w:name w:val="Body Text Indent"/>
    <w:basedOn w:val="Normal"/>
    <w:rsid w:val="004F5EE0"/>
    <w:pPr>
      <w:ind w:left="360"/>
    </w:pPr>
  </w:style>
  <w:style w:type="paragraph" w:styleId="BodyTextFirstIndent2">
    <w:name w:val="Body Text First Indent 2"/>
    <w:basedOn w:val="BodyTextIndent"/>
    <w:rsid w:val="004F5EE0"/>
    <w:pPr>
      <w:ind w:firstLine="210"/>
    </w:pPr>
  </w:style>
  <w:style w:type="paragraph" w:styleId="BodyTextIndent2">
    <w:name w:val="Body Text Indent 2"/>
    <w:basedOn w:val="Normal"/>
    <w:rsid w:val="004F5EE0"/>
    <w:pPr>
      <w:spacing w:line="480" w:lineRule="auto"/>
      <w:ind w:left="360"/>
    </w:pPr>
  </w:style>
  <w:style w:type="paragraph" w:styleId="BodyTextIndent3">
    <w:name w:val="Body Text Indent 3"/>
    <w:basedOn w:val="Normal"/>
    <w:rsid w:val="004F5EE0"/>
    <w:pPr>
      <w:ind w:left="360"/>
    </w:pPr>
    <w:rPr>
      <w:sz w:val="16"/>
      <w:szCs w:val="16"/>
    </w:rPr>
  </w:style>
  <w:style w:type="paragraph" w:styleId="Closing">
    <w:name w:val="Closing"/>
    <w:basedOn w:val="Normal"/>
    <w:rsid w:val="004F5EE0"/>
    <w:pPr>
      <w:ind w:left="4320"/>
    </w:pPr>
  </w:style>
  <w:style w:type="paragraph" w:styleId="CommentSubject">
    <w:name w:val="annotation subject"/>
    <w:basedOn w:val="CommentText"/>
    <w:next w:val="CommentText"/>
    <w:semiHidden/>
    <w:rsid w:val="004F5EE0"/>
    <w:rPr>
      <w:b/>
      <w:bCs/>
    </w:rPr>
  </w:style>
  <w:style w:type="paragraph" w:styleId="Date">
    <w:name w:val="Date"/>
    <w:basedOn w:val="Normal"/>
    <w:next w:val="Normal"/>
    <w:rsid w:val="004F5EE0"/>
  </w:style>
  <w:style w:type="paragraph" w:styleId="DocumentMap">
    <w:name w:val="Document Map"/>
    <w:basedOn w:val="Normal"/>
    <w:semiHidden/>
    <w:rsid w:val="004F5EE0"/>
    <w:pPr>
      <w:shd w:val="clear" w:color="auto" w:fill="000080"/>
    </w:pPr>
    <w:rPr>
      <w:rFonts w:ascii="Tahoma" w:hAnsi="Tahoma" w:cs="Tahoma"/>
      <w:szCs w:val="20"/>
    </w:rPr>
  </w:style>
  <w:style w:type="paragraph" w:styleId="E-mailSignature">
    <w:name w:val="E-mail Signature"/>
    <w:basedOn w:val="Normal"/>
    <w:rsid w:val="004F5EE0"/>
  </w:style>
  <w:style w:type="paragraph" w:styleId="EndnoteText">
    <w:name w:val="endnote text"/>
    <w:basedOn w:val="Normal"/>
    <w:semiHidden/>
    <w:rsid w:val="004F5EE0"/>
    <w:rPr>
      <w:szCs w:val="20"/>
    </w:rPr>
  </w:style>
  <w:style w:type="paragraph" w:styleId="EnvelopeAddress">
    <w:name w:val="envelope address"/>
    <w:basedOn w:val="Normal"/>
    <w:rsid w:val="004F5EE0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4F5EE0"/>
    <w:rPr>
      <w:rFonts w:ascii="Arial" w:hAnsi="Arial" w:cs="Arial"/>
      <w:szCs w:val="20"/>
    </w:rPr>
  </w:style>
  <w:style w:type="paragraph" w:styleId="FootnoteText">
    <w:name w:val="footnote text"/>
    <w:basedOn w:val="Normal"/>
    <w:semiHidden/>
    <w:rsid w:val="004F5EE0"/>
    <w:rPr>
      <w:szCs w:val="20"/>
    </w:rPr>
  </w:style>
  <w:style w:type="paragraph" w:styleId="HTMLAddress">
    <w:name w:val="HTML Address"/>
    <w:basedOn w:val="Normal"/>
    <w:rsid w:val="004F5EE0"/>
    <w:rPr>
      <w:i/>
      <w:iCs/>
    </w:rPr>
  </w:style>
  <w:style w:type="paragraph" w:styleId="HTMLPreformatted">
    <w:name w:val="HTML Preformatted"/>
    <w:basedOn w:val="Normal"/>
    <w:rsid w:val="004F5EE0"/>
    <w:rPr>
      <w:rFonts w:ascii="Courier New" w:hAnsi="Courier New" w:cs="Courier New"/>
      <w:szCs w:val="20"/>
    </w:rPr>
  </w:style>
  <w:style w:type="paragraph" w:styleId="Index1">
    <w:name w:val="index 1"/>
    <w:basedOn w:val="Normal"/>
    <w:next w:val="Normal"/>
    <w:autoRedefine/>
    <w:semiHidden/>
    <w:rsid w:val="004F5EE0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F5EE0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F5EE0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F5EE0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F5EE0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F5EE0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F5EE0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F5EE0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F5EE0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F5EE0"/>
    <w:rPr>
      <w:rFonts w:ascii="Arial" w:hAnsi="Arial" w:cs="Arial"/>
      <w:b/>
      <w:bCs/>
    </w:rPr>
  </w:style>
  <w:style w:type="paragraph" w:styleId="List">
    <w:name w:val="List"/>
    <w:basedOn w:val="Normal"/>
    <w:rsid w:val="004F5EE0"/>
    <w:pPr>
      <w:ind w:left="360" w:hanging="360"/>
    </w:pPr>
  </w:style>
  <w:style w:type="paragraph" w:styleId="List2">
    <w:name w:val="List 2"/>
    <w:basedOn w:val="Normal"/>
    <w:rsid w:val="004F5EE0"/>
    <w:pPr>
      <w:ind w:left="720" w:hanging="360"/>
    </w:pPr>
  </w:style>
  <w:style w:type="paragraph" w:styleId="List3">
    <w:name w:val="List 3"/>
    <w:basedOn w:val="Normal"/>
    <w:rsid w:val="004F5EE0"/>
    <w:pPr>
      <w:ind w:left="1080" w:hanging="360"/>
    </w:pPr>
  </w:style>
  <w:style w:type="paragraph" w:styleId="List4">
    <w:name w:val="List 4"/>
    <w:basedOn w:val="Normal"/>
    <w:rsid w:val="004F5EE0"/>
    <w:pPr>
      <w:ind w:left="1440" w:hanging="360"/>
    </w:pPr>
  </w:style>
  <w:style w:type="paragraph" w:styleId="List5">
    <w:name w:val="List 5"/>
    <w:basedOn w:val="Normal"/>
    <w:rsid w:val="004F5EE0"/>
    <w:pPr>
      <w:ind w:left="1800" w:hanging="360"/>
    </w:pPr>
  </w:style>
  <w:style w:type="paragraph" w:styleId="ListBullet">
    <w:name w:val="List Bullet"/>
    <w:basedOn w:val="Normal"/>
    <w:rsid w:val="004F5EE0"/>
    <w:pPr>
      <w:numPr>
        <w:numId w:val="1"/>
      </w:numPr>
    </w:pPr>
  </w:style>
  <w:style w:type="paragraph" w:styleId="ListBullet2">
    <w:name w:val="List Bullet 2"/>
    <w:basedOn w:val="Normal"/>
    <w:rsid w:val="004F5EE0"/>
    <w:pPr>
      <w:numPr>
        <w:numId w:val="2"/>
      </w:numPr>
    </w:pPr>
  </w:style>
  <w:style w:type="paragraph" w:styleId="ListBullet3">
    <w:name w:val="List Bullet 3"/>
    <w:basedOn w:val="Normal"/>
    <w:rsid w:val="004F5EE0"/>
    <w:pPr>
      <w:numPr>
        <w:numId w:val="3"/>
      </w:numPr>
    </w:pPr>
  </w:style>
  <w:style w:type="paragraph" w:styleId="ListBullet4">
    <w:name w:val="List Bullet 4"/>
    <w:basedOn w:val="Normal"/>
    <w:rsid w:val="004F5EE0"/>
    <w:pPr>
      <w:numPr>
        <w:numId w:val="4"/>
      </w:numPr>
    </w:pPr>
  </w:style>
  <w:style w:type="paragraph" w:styleId="ListBullet5">
    <w:name w:val="List Bullet 5"/>
    <w:basedOn w:val="Normal"/>
    <w:rsid w:val="004F5EE0"/>
    <w:pPr>
      <w:numPr>
        <w:numId w:val="5"/>
      </w:numPr>
    </w:pPr>
  </w:style>
  <w:style w:type="paragraph" w:styleId="ListContinue">
    <w:name w:val="List Continue"/>
    <w:basedOn w:val="Normal"/>
    <w:rsid w:val="004F5EE0"/>
    <w:pPr>
      <w:ind w:left="360"/>
    </w:pPr>
  </w:style>
  <w:style w:type="paragraph" w:styleId="ListContinue2">
    <w:name w:val="List Continue 2"/>
    <w:basedOn w:val="Normal"/>
    <w:rsid w:val="004F5EE0"/>
    <w:pPr>
      <w:ind w:left="720"/>
    </w:pPr>
  </w:style>
  <w:style w:type="paragraph" w:styleId="ListContinue3">
    <w:name w:val="List Continue 3"/>
    <w:basedOn w:val="Normal"/>
    <w:rsid w:val="004F5EE0"/>
    <w:pPr>
      <w:ind w:left="1080"/>
    </w:pPr>
  </w:style>
  <w:style w:type="paragraph" w:styleId="ListContinue4">
    <w:name w:val="List Continue 4"/>
    <w:basedOn w:val="Normal"/>
    <w:rsid w:val="004F5EE0"/>
    <w:pPr>
      <w:ind w:left="1440"/>
    </w:pPr>
  </w:style>
  <w:style w:type="paragraph" w:styleId="ListContinue5">
    <w:name w:val="List Continue 5"/>
    <w:basedOn w:val="Normal"/>
    <w:rsid w:val="004F5EE0"/>
    <w:pPr>
      <w:ind w:left="1800"/>
    </w:pPr>
  </w:style>
  <w:style w:type="paragraph" w:styleId="ListNumber">
    <w:name w:val="List Number"/>
    <w:basedOn w:val="Normal"/>
    <w:rsid w:val="004F5EE0"/>
    <w:pPr>
      <w:numPr>
        <w:numId w:val="6"/>
      </w:numPr>
    </w:pPr>
  </w:style>
  <w:style w:type="paragraph" w:styleId="ListNumber2">
    <w:name w:val="List Number 2"/>
    <w:basedOn w:val="Normal"/>
    <w:rsid w:val="004F5EE0"/>
    <w:pPr>
      <w:numPr>
        <w:numId w:val="7"/>
      </w:numPr>
    </w:pPr>
  </w:style>
  <w:style w:type="paragraph" w:styleId="ListNumber3">
    <w:name w:val="List Number 3"/>
    <w:basedOn w:val="Normal"/>
    <w:rsid w:val="004F5EE0"/>
    <w:pPr>
      <w:numPr>
        <w:numId w:val="8"/>
      </w:numPr>
    </w:pPr>
  </w:style>
  <w:style w:type="paragraph" w:styleId="ListNumber4">
    <w:name w:val="List Number 4"/>
    <w:basedOn w:val="Normal"/>
    <w:rsid w:val="004F5EE0"/>
    <w:pPr>
      <w:numPr>
        <w:numId w:val="9"/>
      </w:numPr>
    </w:pPr>
  </w:style>
  <w:style w:type="paragraph" w:styleId="ListNumber5">
    <w:name w:val="List Number 5"/>
    <w:basedOn w:val="Normal"/>
    <w:rsid w:val="004F5EE0"/>
    <w:pPr>
      <w:numPr>
        <w:numId w:val="10"/>
      </w:numPr>
    </w:pPr>
  </w:style>
  <w:style w:type="paragraph" w:styleId="MacroText">
    <w:name w:val="macro"/>
    <w:semiHidden/>
    <w:rsid w:val="004F5E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120"/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4F5E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4F5EE0"/>
  </w:style>
  <w:style w:type="paragraph" w:styleId="NormalIndent">
    <w:name w:val="Normal Indent"/>
    <w:basedOn w:val="Normal"/>
    <w:rsid w:val="004F5EE0"/>
    <w:pPr>
      <w:ind w:left="720"/>
    </w:pPr>
  </w:style>
  <w:style w:type="paragraph" w:styleId="NoteHeading">
    <w:name w:val="Note Heading"/>
    <w:basedOn w:val="Normal"/>
    <w:next w:val="Normal"/>
    <w:rsid w:val="004F5EE0"/>
  </w:style>
  <w:style w:type="paragraph" w:styleId="PlainText">
    <w:name w:val="Plain Text"/>
    <w:basedOn w:val="Normal"/>
    <w:rsid w:val="004F5EE0"/>
    <w:rPr>
      <w:rFonts w:ascii="Courier New" w:hAnsi="Courier New" w:cs="Courier New"/>
      <w:szCs w:val="20"/>
    </w:rPr>
  </w:style>
  <w:style w:type="paragraph" w:styleId="Salutation">
    <w:name w:val="Salutation"/>
    <w:basedOn w:val="Normal"/>
    <w:next w:val="Normal"/>
    <w:rsid w:val="004F5EE0"/>
  </w:style>
  <w:style w:type="paragraph" w:styleId="Signature">
    <w:name w:val="Signature"/>
    <w:basedOn w:val="Normal"/>
    <w:rsid w:val="004F5EE0"/>
    <w:pPr>
      <w:ind w:left="4320"/>
    </w:pPr>
  </w:style>
  <w:style w:type="paragraph" w:styleId="Subtitle">
    <w:name w:val="Subtitle"/>
    <w:basedOn w:val="Normal"/>
    <w:qFormat/>
    <w:rsid w:val="004F5EE0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4F5EE0"/>
    <w:pPr>
      <w:ind w:left="240" w:hanging="240"/>
    </w:pPr>
  </w:style>
  <w:style w:type="paragraph" w:styleId="Title">
    <w:name w:val="Title"/>
    <w:basedOn w:val="Normal"/>
    <w:qFormat/>
    <w:rsid w:val="004F5EE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F5EE0"/>
    <w:rPr>
      <w:rFonts w:ascii="Arial" w:hAnsi="Arial" w:cs="Arial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3D27"/>
    <w:pPr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 w:cs="Times New Roman"/>
      <w:color w:val="365F91"/>
      <w:kern w:val="0"/>
      <w:sz w:val="28"/>
      <w:szCs w:val="28"/>
      <w:lang w:eastAsia="ja-JP"/>
    </w:rPr>
  </w:style>
  <w:style w:type="table" w:customStyle="1" w:styleId="PolarionTableNormal">
    <w:name w:val="PolarionTableNormal"/>
    <w:basedOn w:val="TableNormal"/>
    <w:unhideWhenUsed/>
    <w:rsid w:val="00EB46DE"/>
    <w:rPr>
      <w:rFonts w:ascii="Calibri" w:hAnsi="Calibri"/>
      <w:sz w:val="22"/>
      <w:szCs w:val="22"/>
    </w:rPr>
    <w:tblPr/>
  </w:style>
  <w:style w:type="character" w:styleId="Strong">
    <w:name w:val="Strong"/>
    <w:qFormat/>
    <w:rsid w:val="00512D3A"/>
    <w:rPr>
      <w:b/>
      <w:bCs/>
    </w:rPr>
  </w:style>
  <w:style w:type="paragraph" w:styleId="ListParagraph">
    <w:name w:val="List Paragraph"/>
    <w:basedOn w:val="Normal"/>
    <w:uiPriority w:val="34"/>
    <w:qFormat/>
    <w:rsid w:val="0061598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5E082D"/>
    <w:rPr>
      <w:szCs w:val="24"/>
    </w:rPr>
  </w:style>
  <w:style w:type="character" w:styleId="CommentReference">
    <w:name w:val="annotation reference"/>
    <w:basedOn w:val="DefaultParagraphFont"/>
    <w:semiHidden/>
    <w:unhideWhenUsed/>
    <w:rsid w:val="00D7249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3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3254B27533444690A8B3E3B23DF47F" ma:contentTypeVersion="7" ma:contentTypeDescription="Create a new document." ma:contentTypeScope="" ma:versionID="735be9182a5b77e0cf05cc8151452ae6">
  <xsd:schema xmlns:xsd="http://www.w3.org/2001/XMLSchema" xmlns:xs="http://www.w3.org/2001/XMLSchema" xmlns:p="http://schemas.microsoft.com/office/2006/metadata/properties" xmlns:ns3="78b64eb5-a17b-402c-ba9b-af600099f941" xmlns:ns4="148c8e6a-85d8-4417-a01f-7c06ebc3074d" targetNamespace="http://schemas.microsoft.com/office/2006/metadata/properties" ma:root="true" ma:fieldsID="ba91dadf1ad1d4f6bc347d337b182bf5" ns3:_="" ns4:_="">
    <xsd:import namespace="78b64eb5-a17b-402c-ba9b-af600099f941"/>
    <xsd:import namespace="148c8e6a-85d8-4417-a01f-7c06ebc307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64eb5-a17b-402c-ba9b-af600099f9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c8e6a-85d8-4417-a01f-7c06ebc307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7CB317-BC33-4713-B2CE-113CBE5D2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b64eb5-a17b-402c-ba9b-af600099f941"/>
    <ds:schemaRef ds:uri="148c8e6a-85d8-4417-a01f-7c06ebc30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B5D544-501F-450F-917D-DF0CD8593E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4C45A-65E9-49A9-9D12-993CFED902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11C1CA-7C9A-4EE0-B67F-9949E8F0589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981</Words>
  <Characters>5596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Links>
    <vt:vector size="114" baseType="variant">
      <vt:variant>
        <vt:i4>1900599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_Toc83159874</vt:lpwstr>
      </vt:variant>
      <vt:variant>
        <vt:i4>1703991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_Toc83159873</vt:lpwstr>
      </vt:variant>
      <vt:variant>
        <vt:i4>1769527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_Toc83159872</vt:lpwstr>
      </vt:variant>
      <vt:variant>
        <vt:i4>1572919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_Toc83159871</vt:lpwstr>
      </vt:variant>
      <vt:variant>
        <vt:i4>1638455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_Toc83159870</vt:lpwstr>
      </vt:variant>
      <vt:variant>
        <vt:i4>1048630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_Toc83159869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_Toc83159868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_Toc83159867</vt:lpwstr>
      </vt:variant>
      <vt:variant>
        <vt:i4>2031670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_Toc83159866</vt:lpwstr>
      </vt:variant>
      <vt:variant>
        <vt:i4>1835062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_Toc83159865</vt:lpwstr>
      </vt:variant>
      <vt:variant>
        <vt:i4>1900598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_Toc83159864</vt:lpwstr>
      </vt:variant>
      <vt:variant>
        <vt:i4>1703990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_Toc83159863</vt:lpwstr>
      </vt:variant>
      <vt:variant>
        <vt:i4>1769526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_Toc83159862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_Toc83159861</vt:lpwstr>
      </vt:variant>
      <vt:variant>
        <vt:i4>1638454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_Toc83159860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_Toc83159859</vt:lpwstr>
      </vt:variant>
      <vt:variant>
        <vt:i4>1114165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_Toc83159858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_Toc83159857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_Toc83159856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120</cp:revision>
  <cp:lastPrinted>2021-09-22T06:38:00Z</cp:lastPrinted>
  <dcterms:created xsi:type="dcterms:W3CDTF">2021-09-21T23:31:00Z</dcterms:created>
  <dcterms:modified xsi:type="dcterms:W3CDTF">2021-09-22T06:38:00Z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0x010100443254B27533444690A8B3E3B23DF47F</vt:lpwstr>
  </property>
</Properties>
</file>