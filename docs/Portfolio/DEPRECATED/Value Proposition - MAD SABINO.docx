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7BDA8" w14:textId="1E2F6C7C" w:rsidR="00FA12AF" w:rsidRPr="00326F05" w:rsidRDefault="5D9B1FA3" w:rsidP="2429C490">
      <w:pPr>
        <w:pStyle w:val="paragraph"/>
        <w:spacing w:before="0" w:beforeAutospacing="0" w:after="0" w:afterAutospacing="0"/>
        <w:textAlignment w:val="baseline"/>
        <w:rPr>
          <w:highlight w:val="lightGray"/>
        </w:rPr>
      </w:pPr>
      <w:r w:rsidRPr="00326F05">
        <w:rPr>
          <w:rStyle w:val="normaltextrun"/>
          <w:rFonts w:ascii="Calibri Light" w:hAnsi="Calibri Light" w:cs="Calibri Light"/>
          <w:sz w:val="56"/>
          <w:szCs w:val="56"/>
          <w:highlight w:val="lightGray"/>
        </w:rPr>
        <w:t>V</w:t>
      </w:r>
      <w:r w:rsidR="2CBBBA90" w:rsidRPr="00326F05">
        <w:rPr>
          <w:rStyle w:val="normaltextrun"/>
          <w:rFonts w:ascii="Calibri Light" w:hAnsi="Calibri Light" w:cs="Calibri Light"/>
          <w:sz w:val="56"/>
          <w:szCs w:val="56"/>
          <w:highlight w:val="lightGray"/>
        </w:rPr>
        <w:t>alue Proposition</w:t>
      </w:r>
      <w:r w:rsidR="2CBBBA90" w:rsidRPr="00326F05">
        <w:rPr>
          <w:rStyle w:val="eop"/>
          <w:rFonts w:ascii="Calibri Light" w:hAnsi="Calibri Light" w:cs="Calibri Light"/>
          <w:sz w:val="56"/>
          <w:szCs w:val="56"/>
          <w:highlight w:val="lightGray"/>
        </w:rPr>
        <w:t> </w:t>
      </w:r>
    </w:p>
    <w:p w14:paraId="24C3CC1F" w14:textId="6B5F3A98" w:rsidR="00FA12AF" w:rsidRDefault="006B1BDB" w:rsidP="00FA12AF">
      <w:pPr>
        <w:pStyle w:val="paragraph"/>
        <w:spacing w:before="0" w:beforeAutospacing="0" w:after="0" w:afterAutospacing="0"/>
        <w:textAlignment w:val="baseline"/>
        <w:rPr>
          <w:rStyle w:val="eop"/>
          <w:rFonts w:ascii="Calibri" w:hAnsi="Calibri" w:cs="Calibri"/>
          <w:color w:val="5A5A5A"/>
        </w:rPr>
      </w:pPr>
      <w:r w:rsidRPr="00326F05">
        <w:rPr>
          <w:rStyle w:val="normaltextrun"/>
          <w:rFonts w:ascii="Calibri" w:hAnsi="Calibri" w:cs="Calibri"/>
          <w:color w:val="5A5A5A"/>
          <w:highlight w:val="lightGray"/>
        </w:rPr>
        <w:t>MAD SABINO</w:t>
      </w:r>
      <w:r w:rsidR="00FA12AF" w:rsidRPr="0092009A">
        <w:rPr>
          <w:rStyle w:val="eop"/>
          <w:rFonts w:ascii="Calibri" w:hAnsi="Calibri" w:cs="Calibri"/>
          <w:color w:val="5A5A5A"/>
        </w:rPr>
        <w:t> </w:t>
      </w:r>
    </w:p>
    <w:p w14:paraId="715F0974" w14:textId="77777777" w:rsidR="00CA03F0" w:rsidRDefault="00CA03F0" w:rsidP="00FA12AF">
      <w:pPr>
        <w:pStyle w:val="paragraph"/>
        <w:spacing w:before="0" w:beforeAutospacing="0" w:after="0" w:afterAutospacing="0"/>
        <w:textAlignment w:val="baseline"/>
        <w:rPr>
          <w:rStyle w:val="eop"/>
          <w:rFonts w:ascii="Calibri" w:hAnsi="Calibri" w:cs="Calibri"/>
          <w:color w:val="5A5A5A"/>
        </w:rPr>
      </w:pPr>
    </w:p>
    <w:p w14:paraId="58E4CFE4" w14:textId="154BA133" w:rsidR="00CA03F0" w:rsidRPr="00D613A3" w:rsidRDefault="00CA03F0" w:rsidP="00FA12AF">
      <w:pPr>
        <w:pStyle w:val="paragraph"/>
        <w:spacing w:before="0" w:beforeAutospacing="0" w:after="0" w:afterAutospacing="0"/>
        <w:textAlignment w:val="baseline"/>
        <w:rPr>
          <w:rStyle w:val="eop"/>
          <w:rFonts w:asciiTheme="minorHAnsi" w:hAnsiTheme="minorHAnsi" w:cstheme="minorHAnsi"/>
          <w:color w:val="5A5A5A"/>
        </w:rPr>
      </w:pPr>
      <w:r>
        <w:rPr>
          <w:rStyle w:val="eop"/>
          <w:rFonts w:ascii="Calibri" w:hAnsi="Calibri" w:cs="Calibri"/>
          <w:color w:val="5A5A5A"/>
        </w:rPr>
        <w:tab/>
      </w:r>
      <w:r w:rsidR="00D613A3" w:rsidRPr="00D613A3">
        <w:rPr>
          <w:rFonts w:asciiTheme="minorHAnsi" w:hAnsiTheme="minorHAnsi" w:cstheme="minorHAnsi"/>
        </w:rPr>
        <w:t>Universal Electric Airplane Tug Currently, there are no airplane tugs on the market that can tow multiple aircraft with little input from the user or without significant modification with changes in wheel type. As the average age of the general aviation pilot increases, the need for an easy to use powered airplane tug increases. Also, most flight schools have multiple airplane tugs to pull specific airplanes. The goal is to create a solution for this problem by designing an airplane tug that can be used with a wide variety of tire sizes and types including those with wheel pants. Our solution will be easy to use and require very little input from the user.</w:t>
      </w:r>
    </w:p>
    <w:p w14:paraId="6D14359B" w14:textId="7C24D137" w:rsidR="009936FD" w:rsidRDefault="009936FD" w:rsidP="00FA12AF">
      <w:pPr>
        <w:pStyle w:val="paragraph"/>
        <w:spacing w:before="0" w:beforeAutospacing="0" w:after="0" w:afterAutospacing="0"/>
        <w:textAlignment w:val="baseline"/>
        <w:rPr>
          <w:rStyle w:val="eop"/>
          <w:rFonts w:ascii="Calibri" w:hAnsi="Calibri" w:cs="Calibri"/>
          <w:color w:val="5A5A5A"/>
        </w:rPr>
      </w:pPr>
      <w:r>
        <w:rPr>
          <w:rStyle w:val="eop"/>
          <w:rFonts w:ascii="Calibri" w:hAnsi="Calibri" w:cs="Calibri"/>
          <w:color w:val="5A5A5A"/>
        </w:rPr>
        <w:tab/>
      </w:r>
    </w:p>
    <w:p w14:paraId="7BC5DBC4" w14:textId="3842C526" w:rsidR="009936FD" w:rsidRPr="002C658F" w:rsidRDefault="009936FD" w:rsidP="00FA12AF">
      <w:pPr>
        <w:pStyle w:val="paragraph"/>
        <w:spacing w:before="0" w:beforeAutospacing="0" w:after="0" w:afterAutospacing="0"/>
        <w:textAlignment w:val="baseline"/>
        <w:rPr>
          <w:rStyle w:val="eop"/>
          <w:rFonts w:ascii="Calibri" w:hAnsi="Calibri" w:cs="Calibri"/>
        </w:rPr>
      </w:pPr>
      <w:r>
        <w:rPr>
          <w:rStyle w:val="eop"/>
          <w:rFonts w:ascii="Calibri" w:hAnsi="Calibri" w:cs="Calibri"/>
          <w:color w:val="5A5A5A"/>
        </w:rPr>
        <w:tab/>
      </w:r>
      <w:r>
        <w:rPr>
          <w:rStyle w:val="eop"/>
          <w:rFonts w:ascii="Calibri" w:hAnsi="Calibri" w:cs="Calibri"/>
        </w:rPr>
        <w:t xml:space="preserve">We have an exoskeleton called the BLUE SABINO that helps impaired individuals with </w:t>
      </w:r>
      <w:r w:rsidR="00D8010D">
        <w:rPr>
          <w:rStyle w:val="eop"/>
          <w:rFonts w:ascii="Calibri" w:hAnsi="Calibri" w:cs="Calibri"/>
        </w:rPr>
        <w:t xml:space="preserve">arm movement. Our goal is to build a gaming environment that </w:t>
      </w:r>
      <w:r w:rsidR="0038372B">
        <w:rPr>
          <w:rStyle w:val="eop"/>
          <w:rFonts w:ascii="Calibri" w:hAnsi="Calibri" w:cs="Calibri"/>
        </w:rPr>
        <w:t>can</w:t>
      </w:r>
      <w:r w:rsidR="00A4470F">
        <w:rPr>
          <w:rStyle w:val="eop"/>
          <w:rFonts w:ascii="Calibri" w:hAnsi="Calibri" w:cs="Calibri"/>
        </w:rPr>
        <w:t xml:space="preserve"> </w:t>
      </w:r>
      <w:r w:rsidR="005905BC">
        <w:rPr>
          <w:rStyle w:val="eop"/>
          <w:rFonts w:ascii="Calibri" w:hAnsi="Calibri" w:cs="Calibri"/>
        </w:rPr>
        <w:t xml:space="preserve">visually enhance </w:t>
      </w:r>
      <w:r w:rsidR="0038372B">
        <w:rPr>
          <w:rStyle w:val="eop"/>
          <w:rFonts w:ascii="Calibri" w:hAnsi="Calibri" w:cs="Calibri"/>
        </w:rPr>
        <w:t>repeatable instructions for easy</w:t>
      </w:r>
      <w:r w:rsidR="005323AD">
        <w:rPr>
          <w:rStyle w:val="eop"/>
          <w:rFonts w:ascii="Calibri" w:hAnsi="Calibri" w:cs="Calibri"/>
        </w:rPr>
        <w:t xml:space="preserve"> da da da. Our solution is this!</w:t>
      </w:r>
    </w:p>
    <w:p w14:paraId="6A88D32E" w14:textId="77777777" w:rsidR="009936FD" w:rsidRPr="0092009A" w:rsidRDefault="009936FD" w:rsidP="00FA12AF">
      <w:pPr>
        <w:pStyle w:val="paragraph"/>
        <w:spacing w:before="0" w:beforeAutospacing="0" w:after="0" w:afterAutospacing="0"/>
        <w:textAlignment w:val="baseline"/>
        <w:rPr>
          <w:rStyle w:val="eop"/>
          <w:rFonts w:ascii="Calibri" w:hAnsi="Calibri" w:cs="Calibri"/>
          <w:color w:val="5A5A5A"/>
        </w:rPr>
      </w:pPr>
    </w:p>
    <w:p w14:paraId="7DD2516B" w14:textId="7B04B450" w:rsidR="00E25B9F" w:rsidRDefault="0014452F" w:rsidP="009936FD">
      <w:pPr>
        <w:pStyle w:val="paragraph"/>
        <w:spacing w:before="0" w:beforeAutospacing="0" w:after="0" w:afterAutospacing="0"/>
        <w:textAlignment w:val="baseline"/>
        <w:rPr>
          <w:rFonts w:asciiTheme="minorHAnsi" w:hAnsiTheme="minorHAnsi" w:cstheme="minorHAnsi"/>
        </w:rPr>
      </w:pPr>
      <w:r w:rsidRPr="0092009A">
        <w:rPr>
          <w:rStyle w:val="eop"/>
          <w:rFonts w:ascii="Calibri" w:hAnsi="Calibri" w:cs="Calibri"/>
          <w:color w:val="5A5A5A"/>
        </w:rPr>
        <w:tab/>
      </w:r>
      <w:r w:rsidR="006A297C" w:rsidRPr="00326F05">
        <w:rPr>
          <w:rStyle w:val="eop"/>
          <w:rFonts w:ascii="Calibri" w:hAnsi="Calibri" w:cs="Calibri"/>
          <w:highlight w:val="lightGray"/>
        </w:rPr>
        <w:t xml:space="preserve">The </w:t>
      </w:r>
      <w:r w:rsidR="00977D0E" w:rsidRPr="00326F05">
        <w:rPr>
          <w:rStyle w:val="eop"/>
          <w:rFonts w:ascii="Calibri" w:hAnsi="Calibri" w:cs="Calibri"/>
          <w:highlight w:val="lightGray"/>
        </w:rPr>
        <w:t>ME</w:t>
      </w:r>
      <w:r w:rsidR="006A297C" w:rsidRPr="00326F05">
        <w:rPr>
          <w:rStyle w:val="eop"/>
          <w:rFonts w:ascii="Calibri" w:hAnsi="Calibri" w:cs="Calibri"/>
          <w:highlight w:val="lightGray"/>
        </w:rPr>
        <w:t xml:space="preserve"> Department at the University of Idaho ha</w:t>
      </w:r>
      <w:r w:rsidR="0067330F" w:rsidRPr="00326F05">
        <w:rPr>
          <w:rStyle w:val="eop"/>
          <w:rFonts w:ascii="Calibri" w:hAnsi="Calibri" w:cs="Calibri"/>
          <w:highlight w:val="lightGray"/>
        </w:rPr>
        <w:t>s</w:t>
      </w:r>
      <w:r w:rsidR="006A297C" w:rsidRPr="00326F05">
        <w:rPr>
          <w:rStyle w:val="eop"/>
          <w:rFonts w:ascii="Calibri" w:hAnsi="Calibri" w:cs="Calibri"/>
          <w:highlight w:val="lightGray"/>
        </w:rPr>
        <w:t xml:space="preserve"> built an exoskeleton called the BLUE SABINO</w:t>
      </w:r>
      <w:r w:rsidR="0067330F" w:rsidRPr="00326F05">
        <w:rPr>
          <w:rStyle w:val="eop"/>
          <w:rFonts w:ascii="Calibri" w:hAnsi="Calibri" w:cs="Calibri"/>
          <w:highlight w:val="lightGray"/>
        </w:rPr>
        <w:t xml:space="preserve"> which </w:t>
      </w:r>
      <w:r w:rsidR="0075107A" w:rsidRPr="00326F05">
        <w:rPr>
          <w:rStyle w:val="eop"/>
          <w:rFonts w:ascii="Calibri" w:hAnsi="Calibri" w:cs="Calibri"/>
          <w:highlight w:val="lightGray"/>
        </w:rPr>
        <w:t xml:space="preserve">helps </w:t>
      </w:r>
      <w:r w:rsidR="003C3718" w:rsidRPr="00326F05">
        <w:rPr>
          <w:rStyle w:val="eop"/>
          <w:rFonts w:ascii="Calibri" w:hAnsi="Calibri" w:cs="Calibri"/>
          <w:highlight w:val="lightGray"/>
        </w:rPr>
        <w:t xml:space="preserve">assess </w:t>
      </w:r>
      <w:r w:rsidR="00E50836" w:rsidRPr="00326F05">
        <w:rPr>
          <w:rStyle w:val="eop"/>
          <w:rFonts w:ascii="Calibri" w:hAnsi="Calibri" w:cs="Calibri"/>
          <w:highlight w:val="lightGray"/>
        </w:rPr>
        <w:t xml:space="preserve">the </w:t>
      </w:r>
      <w:r w:rsidR="00E66D86" w:rsidRPr="00326F05">
        <w:rPr>
          <w:rStyle w:val="eop"/>
          <w:rFonts w:ascii="Calibri" w:hAnsi="Calibri" w:cs="Calibri"/>
          <w:highlight w:val="lightGray"/>
        </w:rPr>
        <w:t>arm and hand movement</w:t>
      </w:r>
      <w:r w:rsidR="00A10C33" w:rsidRPr="00326F05">
        <w:rPr>
          <w:rStyle w:val="eop"/>
          <w:rFonts w:ascii="Calibri" w:hAnsi="Calibri" w:cs="Calibri"/>
          <w:highlight w:val="lightGray"/>
        </w:rPr>
        <w:t>s</w:t>
      </w:r>
      <w:r w:rsidR="00E50836" w:rsidRPr="00326F05">
        <w:rPr>
          <w:rStyle w:val="eop"/>
          <w:rFonts w:ascii="Calibri" w:hAnsi="Calibri" w:cs="Calibri"/>
          <w:highlight w:val="lightGray"/>
        </w:rPr>
        <w:t xml:space="preserve"> </w:t>
      </w:r>
      <w:r w:rsidR="000F6AD0" w:rsidRPr="00326F05">
        <w:rPr>
          <w:rStyle w:val="eop"/>
          <w:rFonts w:ascii="Calibri" w:hAnsi="Calibri" w:cs="Calibri"/>
          <w:highlight w:val="lightGray"/>
        </w:rPr>
        <w:t>of</w:t>
      </w:r>
      <w:r w:rsidR="00E66D86" w:rsidRPr="00326F05">
        <w:rPr>
          <w:rStyle w:val="eop"/>
          <w:rFonts w:ascii="Calibri" w:hAnsi="Calibri" w:cs="Calibri"/>
          <w:highlight w:val="lightGray"/>
        </w:rPr>
        <w:t xml:space="preserve"> </w:t>
      </w:r>
      <w:r w:rsidR="0074158C" w:rsidRPr="00326F05">
        <w:rPr>
          <w:rStyle w:val="eop"/>
          <w:rFonts w:ascii="Calibri" w:hAnsi="Calibri" w:cs="Calibri"/>
          <w:highlight w:val="lightGray"/>
        </w:rPr>
        <w:t xml:space="preserve">individuals </w:t>
      </w:r>
      <w:r w:rsidR="0081232A" w:rsidRPr="00326F05">
        <w:rPr>
          <w:rStyle w:val="eop"/>
          <w:rFonts w:ascii="Calibri" w:hAnsi="Calibri" w:cs="Calibri"/>
          <w:highlight w:val="lightGray"/>
        </w:rPr>
        <w:t xml:space="preserve">with </w:t>
      </w:r>
      <w:r w:rsidR="004B5DB8" w:rsidRPr="00326F05">
        <w:rPr>
          <w:rStyle w:val="eop"/>
          <w:rFonts w:ascii="Calibri" w:hAnsi="Calibri" w:cs="Calibri"/>
          <w:highlight w:val="lightGray"/>
        </w:rPr>
        <w:t xml:space="preserve">neurological </w:t>
      </w:r>
      <w:r w:rsidR="00BC2B5D" w:rsidRPr="00326F05">
        <w:rPr>
          <w:rStyle w:val="eop"/>
          <w:rFonts w:ascii="Calibri" w:hAnsi="Calibri" w:cs="Calibri"/>
          <w:highlight w:val="lightGray"/>
        </w:rPr>
        <w:t>impairment, such as those who suffer from stroke</w:t>
      </w:r>
      <w:r w:rsidR="007B2C40" w:rsidRPr="00326F05">
        <w:rPr>
          <w:rStyle w:val="eop"/>
          <w:rFonts w:ascii="Calibri" w:hAnsi="Calibri" w:cs="Calibri"/>
          <w:highlight w:val="lightGray"/>
        </w:rPr>
        <w:t xml:space="preserve">. </w:t>
      </w:r>
      <w:r w:rsidR="00BC2B5D" w:rsidRPr="00326F05">
        <w:rPr>
          <w:rStyle w:val="eop"/>
          <w:rFonts w:ascii="Calibri" w:hAnsi="Calibri" w:cs="Calibri"/>
          <w:highlight w:val="lightGray"/>
        </w:rPr>
        <w:t>The ex</w:t>
      </w:r>
      <w:r w:rsidR="00522D89" w:rsidRPr="00326F05">
        <w:rPr>
          <w:rStyle w:val="eop"/>
          <w:rFonts w:ascii="Calibri" w:hAnsi="Calibri" w:cs="Calibri"/>
          <w:highlight w:val="lightGray"/>
        </w:rPr>
        <w:t xml:space="preserve">oskeleton can assist </w:t>
      </w:r>
      <w:r w:rsidR="00C5380C" w:rsidRPr="00326F05">
        <w:rPr>
          <w:rStyle w:val="eop"/>
          <w:rFonts w:ascii="Calibri" w:hAnsi="Calibri" w:cs="Calibri"/>
          <w:highlight w:val="lightGray"/>
        </w:rPr>
        <w:t xml:space="preserve">and make </w:t>
      </w:r>
      <w:r w:rsidR="00041E98" w:rsidRPr="00326F05">
        <w:rPr>
          <w:rStyle w:val="eop"/>
          <w:rFonts w:ascii="Calibri" w:hAnsi="Calibri" w:cs="Calibri"/>
          <w:highlight w:val="lightGray"/>
        </w:rPr>
        <w:t>mobility</w:t>
      </w:r>
      <w:r w:rsidR="00285D33" w:rsidRPr="00326F05">
        <w:rPr>
          <w:rStyle w:val="eop"/>
          <w:rFonts w:ascii="Calibri" w:hAnsi="Calibri" w:cs="Calibri"/>
          <w:highlight w:val="lightGray"/>
        </w:rPr>
        <w:t xml:space="preserve"> easier</w:t>
      </w:r>
      <w:r w:rsidR="00C81E81" w:rsidRPr="00326F05">
        <w:rPr>
          <w:rStyle w:val="eop"/>
          <w:rFonts w:ascii="Calibri" w:hAnsi="Calibri" w:cs="Calibri"/>
          <w:highlight w:val="lightGray"/>
        </w:rPr>
        <w:t xml:space="preserve"> for </w:t>
      </w:r>
      <w:r w:rsidR="005358A4" w:rsidRPr="00326F05">
        <w:rPr>
          <w:rStyle w:val="eop"/>
          <w:rFonts w:ascii="Calibri" w:hAnsi="Calibri" w:cs="Calibri"/>
          <w:highlight w:val="lightGray"/>
        </w:rPr>
        <w:t xml:space="preserve">these individuals </w:t>
      </w:r>
      <w:r w:rsidR="00425EA4" w:rsidRPr="00326F05">
        <w:rPr>
          <w:rStyle w:val="eop"/>
          <w:rFonts w:ascii="Calibri" w:hAnsi="Calibri" w:cs="Calibri"/>
          <w:highlight w:val="lightGray"/>
        </w:rPr>
        <w:t xml:space="preserve">so that they can train </w:t>
      </w:r>
      <w:r w:rsidR="009335B4" w:rsidRPr="00326F05">
        <w:rPr>
          <w:rStyle w:val="eop"/>
          <w:rFonts w:ascii="Calibri" w:hAnsi="Calibri" w:cs="Calibri"/>
          <w:highlight w:val="lightGray"/>
        </w:rPr>
        <w:t xml:space="preserve">hand and arm </w:t>
      </w:r>
      <w:r w:rsidR="00BA0DF1" w:rsidRPr="00326F05">
        <w:rPr>
          <w:rStyle w:val="eop"/>
          <w:rFonts w:ascii="Calibri" w:hAnsi="Calibri" w:cs="Calibri"/>
          <w:highlight w:val="lightGray"/>
        </w:rPr>
        <w:t xml:space="preserve">movements </w:t>
      </w:r>
      <w:r w:rsidR="003F31B7" w:rsidRPr="00326F05">
        <w:rPr>
          <w:rStyle w:val="eop"/>
          <w:rFonts w:ascii="Calibri" w:hAnsi="Calibri" w:cs="Calibri"/>
          <w:highlight w:val="lightGray"/>
        </w:rPr>
        <w:t xml:space="preserve">which </w:t>
      </w:r>
      <w:r w:rsidR="00BA0DF1" w:rsidRPr="00326F05">
        <w:rPr>
          <w:rStyle w:val="eop"/>
          <w:rFonts w:ascii="Calibri" w:hAnsi="Calibri" w:cs="Calibri"/>
          <w:highlight w:val="lightGray"/>
        </w:rPr>
        <w:t xml:space="preserve">we take for granted. </w:t>
      </w:r>
      <w:r w:rsidR="005D7B97" w:rsidRPr="00326F05">
        <w:rPr>
          <w:rStyle w:val="eop"/>
          <w:rFonts w:ascii="Calibri" w:hAnsi="Calibri" w:cs="Calibri"/>
          <w:highlight w:val="lightGray"/>
        </w:rPr>
        <w:t xml:space="preserve">Our </w:t>
      </w:r>
      <w:r w:rsidR="00E3127E" w:rsidRPr="00326F05">
        <w:rPr>
          <w:rStyle w:val="eop"/>
          <w:rFonts w:ascii="Calibri" w:hAnsi="Calibri" w:cs="Calibri"/>
          <w:highlight w:val="lightGray"/>
        </w:rPr>
        <w:t xml:space="preserve">goal </w:t>
      </w:r>
      <w:r w:rsidR="008A7644" w:rsidRPr="00326F05">
        <w:rPr>
          <w:rStyle w:val="eop"/>
          <w:rFonts w:ascii="Calibri" w:hAnsi="Calibri" w:cs="Calibri"/>
          <w:highlight w:val="lightGray"/>
        </w:rPr>
        <w:t xml:space="preserve">is to </w:t>
      </w:r>
      <w:r w:rsidR="00B177D1" w:rsidRPr="00326F05">
        <w:rPr>
          <w:rStyle w:val="eop"/>
          <w:rFonts w:ascii="Calibri" w:hAnsi="Calibri" w:cs="Calibri"/>
          <w:highlight w:val="lightGray"/>
        </w:rPr>
        <w:t xml:space="preserve">build a 3D virtual </w:t>
      </w:r>
      <w:r w:rsidR="008F60D5" w:rsidRPr="00326F05">
        <w:rPr>
          <w:rStyle w:val="eop"/>
          <w:rFonts w:ascii="Calibri" w:hAnsi="Calibri" w:cs="Calibri"/>
          <w:highlight w:val="lightGray"/>
        </w:rPr>
        <w:t xml:space="preserve">gaming </w:t>
      </w:r>
      <w:r w:rsidR="00B177D1" w:rsidRPr="00326F05">
        <w:rPr>
          <w:rStyle w:val="eop"/>
          <w:rFonts w:ascii="Calibri" w:hAnsi="Calibri" w:cs="Calibri"/>
          <w:highlight w:val="lightGray"/>
        </w:rPr>
        <w:t xml:space="preserve">environment that can </w:t>
      </w:r>
      <w:r w:rsidR="00F15646" w:rsidRPr="00326F05">
        <w:rPr>
          <w:rStyle w:val="eop"/>
          <w:rFonts w:ascii="Calibri" w:hAnsi="Calibri" w:cs="Calibri"/>
          <w:highlight w:val="lightGray"/>
        </w:rPr>
        <w:t>utilize the</w:t>
      </w:r>
      <w:r w:rsidR="00B177D1" w:rsidRPr="00326F05">
        <w:rPr>
          <w:rStyle w:val="eop"/>
          <w:rFonts w:ascii="Calibri" w:hAnsi="Calibri" w:cs="Calibri"/>
          <w:highlight w:val="lightGray"/>
        </w:rPr>
        <w:t xml:space="preserve"> BLUE SABINO</w:t>
      </w:r>
      <w:r w:rsidR="00F15646" w:rsidRPr="00326F05">
        <w:rPr>
          <w:rStyle w:val="eop"/>
          <w:rFonts w:ascii="Calibri" w:hAnsi="Calibri" w:cs="Calibri"/>
          <w:highlight w:val="lightGray"/>
        </w:rPr>
        <w:t xml:space="preserve"> to </w:t>
      </w:r>
      <w:r w:rsidR="007F30A9" w:rsidRPr="00326F05">
        <w:rPr>
          <w:rStyle w:val="eop"/>
          <w:rFonts w:ascii="Calibri" w:hAnsi="Calibri" w:cs="Calibri"/>
          <w:highlight w:val="lightGray"/>
        </w:rPr>
        <w:t xml:space="preserve">consistently </w:t>
      </w:r>
      <w:r w:rsidR="00DF1121" w:rsidRPr="00326F05">
        <w:rPr>
          <w:rStyle w:val="eop"/>
          <w:rFonts w:ascii="Calibri" w:hAnsi="Calibri" w:cs="Calibri"/>
          <w:highlight w:val="lightGray"/>
        </w:rPr>
        <w:t xml:space="preserve">assess the patients in </w:t>
      </w:r>
      <w:r w:rsidR="000E56E7" w:rsidRPr="00326F05">
        <w:rPr>
          <w:rStyle w:val="eop"/>
          <w:rFonts w:ascii="Calibri" w:hAnsi="Calibri" w:cs="Calibri"/>
          <w:highlight w:val="lightGray"/>
        </w:rPr>
        <w:t>repeatable</w:t>
      </w:r>
      <w:r w:rsidR="00D74546" w:rsidRPr="00326F05">
        <w:rPr>
          <w:rStyle w:val="eop"/>
          <w:rFonts w:ascii="Calibri" w:hAnsi="Calibri" w:cs="Calibri"/>
          <w:highlight w:val="lightGray"/>
        </w:rPr>
        <w:t xml:space="preserve"> </w:t>
      </w:r>
      <w:r w:rsidR="00DF1121" w:rsidRPr="00326F05">
        <w:rPr>
          <w:rStyle w:val="eop"/>
          <w:rFonts w:ascii="Calibri" w:hAnsi="Calibri" w:cs="Calibri"/>
          <w:highlight w:val="lightGray"/>
        </w:rPr>
        <w:t>tasks</w:t>
      </w:r>
      <w:r w:rsidR="002575BE" w:rsidRPr="00326F05">
        <w:rPr>
          <w:rStyle w:val="eop"/>
          <w:rFonts w:ascii="Calibri" w:hAnsi="Calibri" w:cs="Calibri"/>
          <w:highlight w:val="lightGray"/>
        </w:rPr>
        <w:t xml:space="preserve"> such as reach and grasp movements</w:t>
      </w:r>
      <w:r w:rsidR="00B27F0E" w:rsidRPr="00326F05">
        <w:rPr>
          <w:rStyle w:val="eop"/>
          <w:rFonts w:ascii="Calibri" w:hAnsi="Calibri" w:cs="Calibri"/>
          <w:highlight w:val="lightGray"/>
        </w:rPr>
        <w:t xml:space="preserve">. </w:t>
      </w:r>
      <w:r w:rsidR="00D647CC" w:rsidRPr="00326F05">
        <w:rPr>
          <w:rFonts w:asciiTheme="minorHAnsi" w:hAnsiTheme="minorHAnsi" w:cstheme="minorHAnsi"/>
          <w:highlight w:val="lightGray"/>
        </w:rPr>
        <w:t>Our</w:t>
      </w:r>
      <w:r w:rsidR="00E25B9F" w:rsidRPr="00326F05">
        <w:rPr>
          <w:rFonts w:asciiTheme="minorHAnsi" w:hAnsiTheme="minorHAnsi" w:cstheme="minorHAnsi"/>
          <w:highlight w:val="lightGray"/>
        </w:rPr>
        <w:t xml:space="preserve"> solution </w:t>
      </w:r>
      <w:r w:rsidR="00701E76" w:rsidRPr="00326F05">
        <w:rPr>
          <w:rFonts w:asciiTheme="minorHAnsi" w:hAnsiTheme="minorHAnsi" w:cstheme="minorHAnsi"/>
          <w:highlight w:val="lightGray"/>
        </w:rPr>
        <w:t xml:space="preserve">will </w:t>
      </w:r>
      <w:r w:rsidR="00492FC1" w:rsidRPr="00326F05">
        <w:rPr>
          <w:rFonts w:asciiTheme="minorHAnsi" w:hAnsiTheme="minorHAnsi" w:cstheme="minorHAnsi"/>
          <w:highlight w:val="lightGray"/>
        </w:rPr>
        <w:t>enhance</w:t>
      </w:r>
      <w:r w:rsidR="00E25B9F" w:rsidRPr="00326F05">
        <w:rPr>
          <w:rFonts w:asciiTheme="minorHAnsi" w:hAnsiTheme="minorHAnsi" w:cstheme="minorHAnsi"/>
          <w:highlight w:val="lightGray"/>
        </w:rPr>
        <w:t xml:space="preserve"> the benefits of using a system like the </w:t>
      </w:r>
      <w:r w:rsidR="00193475" w:rsidRPr="00326F05">
        <w:rPr>
          <w:rFonts w:asciiTheme="minorHAnsi" w:hAnsiTheme="minorHAnsi" w:cstheme="minorHAnsi"/>
          <w:highlight w:val="lightGray"/>
        </w:rPr>
        <w:t>BLUE SABINO</w:t>
      </w:r>
      <w:r w:rsidR="00E25B9F" w:rsidRPr="00326F05">
        <w:rPr>
          <w:rFonts w:asciiTheme="minorHAnsi" w:hAnsiTheme="minorHAnsi" w:cstheme="minorHAnsi"/>
          <w:highlight w:val="lightGray"/>
        </w:rPr>
        <w:t xml:space="preserve"> </w:t>
      </w:r>
      <w:r w:rsidR="00FD0089" w:rsidRPr="00326F05">
        <w:rPr>
          <w:rFonts w:asciiTheme="minorHAnsi" w:hAnsiTheme="minorHAnsi" w:cstheme="minorHAnsi"/>
          <w:highlight w:val="lightGray"/>
        </w:rPr>
        <w:t xml:space="preserve">by </w:t>
      </w:r>
      <w:r w:rsidR="00440C04" w:rsidRPr="00326F05">
        <w:rPr>
          <w:rFonts w:asciiTheme="minorHAnsi" w:hAnsiTheme="minorHAnsi" w:cstheme="minorHAnsi"/>
          <w:highlight w:val="lightGray"/>
        </w:rPr>
        <w:t>adding</w:t>
      </w:r>
      <w:r w:rsidR="004141E9" w:rsidRPr="00326F05">
        <w:rPr>
          <w:rFonts w:asciiTheme="minorHAnsi" w:hAnsiTheme="minorHAnsi" w:cstheme="minorHAnsi"/>
          <w:highlight w:val="lightGray"/>
        </w:rPr>
        <w:t xml:space="preserve"> an </w:t>
      </w:r>
      <w:r w:rsidR="00E25B9F" w:rsidRPr="00326F05">
        <w:rPr>
          <w:rFonts w:asciiTheme="minorHAnsi" w:hAnsiTheme="minorHAnsi" w:cstheme="minorHAnsi"/>
          <w:highlight w:val="lightGray"/>
        </w:rPr>
        <w:t>intuitive and easy</w:t>
      </w:r>
      <w:r w:rsidR="004B631B" w:rsidRPr="00326F05">
        <w:rPr>
          <w:rFonts w:asciiTheme="minorHAnsi" w:hAnsiTheme="minorHAnsi" w:cstheme="minorHAnsi"/>
          <w:highlight w:val="lightGray"/>
        </w:rPr>
        <w:t>-</w:t>
      </w:r>
      <w:r w:rsidR="00E25B9F" w:rsidRPr="00326F05">
        <w:rPr>
          <w:rFonts w:asciiTheme="minorHAnsi" w:hAnsiTheme="minorHAnsi" w:cstheme="minorHAnsi"/>
          <w:highlight w:val="lightGray"/>
        </w:rPr>
        <w:t>to</w:t>
      </w:r>
      <w:r w:rsidR="004B631B" w:rsidRPr="00326F05">
        <w:rPr>
          <w:rFonts w:asciiTheme="minorHAnsi" w:hAnsiTheme="minorHAnsi" w:cstheme="minorHAnsi"/>
          <w:highlight w:val="lightGray"/>
        </w:rPr>
        <w:t>-</w:t>
      </w:r>
      <w:r w:rsidR="00E25B9F" w:rsidRPr="00326F05">
        <w:rPr>
          <w:rFonts w:asciiTheme="minorHAnsi" w:hAnsiTheme="minorHAnsi" w:cstheme="minorHAnsi"/>
          <w:highlight w:val="lightGray"/>
        </w:rPr>
        <w:t xml:space="preserve">use visual interface that can </w:t>
      </w:r>
      <w:r w:rsidR="003C7243" w:rsidRPr="00326F05">
        <w:rPr>
          <w:rFonts w:asciiTheme="minorHAnsi" w:hAnsiTheme="minorHAnsi" w:cstheme="minorHAnsi"/>
          <w:highlight w:val="lightGray"/>
        </w:rPr>
        <w:t xml:space="preserve">be configured to </w:t>
      </w:r>
      <w:r w:rsidR="002033F6" w:rsidRPr="00326F05">
        <w:rPr>
          <w:rFonts w:asciiTheme="minorHAnsi" w:hAnsiTheme="minorHAnsi" w:cstheme="minorHAnsi"/>
          <w:highlight w:val="lightGray"/>
        </w:rPr>
        <w:t xml:space="preserve">match each </w:t>
      </w:r>
      <w:r w:rsidR="00315F20" w:rsidRPr="00326F05">
        <w:rPr>
          <w:rFonts w:asciiTheme="minorHAnsi" w:hAnsiTheme="minorHAnsi" w:cstheme="minorHAnsi"/>
          <w:highlight w:val="lightGray"/>
        </w:rPr>
        <w:t>patient’s</w:t>
      </w:r>
      <w:r w:rsidR="002033F6" w:rsidRPr="00326F05">
        <w:rPr>
          <w:rFonts w:asciiTheme="minorHAnsi" w:hAnsiTheme="minorHAnsi" w:cstheme="minorHAnsi"/>
          <w:highlight w:val="lightGray"/>
        </w:rPr>
        <w:t xml:space="preserve"> </w:t>
      </w:r>
      <w:r w:rsidR="00656124" w:rsidRPr="00326F05">
        <w:rPr>
          <w:rFonts w:asciiTheme="minorHAnsi" w:hAnsiTheme="minorHAnsi" w:cstheme="minorHAnsi"/>
          <w:highlight w:val="lightGray"/>
        </w:rPr>
        <w:t>needs exactly</w:t>
      </w:r>
      <w:r w:rsidR="00F9514F" w:rsidRPr="00326F05">
        <w:rPr>
          <w:rFonts w:asciiTheme="minorHAnsi" w:hAnsiTheme="minorHAnsi" w:cstheme="minorHAnsi"/>
          <w:highlight w:val="lightGray"/>
        </w:rPr>
        <w:t>.</w:t>
      </w:r>
    </w:p>
    <w:p w14:paraId="48D168CE" w14:textId="77777777" w:rsidR="007F30A9" w:rsidRDefault="007F30A9" w:rsidP="009936FD">
      <w:pPr>
        <w:pStyle w:val="paragraph"/>
        <w:spacing w:before="0" w:beforeAutospacing="0" w:after="0" w:afterAutospacing="0"/>
        <w:textAlignment w:val="baseline"/>
        <w:rPr>
          <w:rFonts w:asciiTheme="minorHAnsi" w:hAnsiTheme="minorHAnsi" w:cstheme="minorHAnsi"/>
        </w:rPr>
      </w:pPr>
    </w:p>
    <w:p w14:paraId="11CF04B7" w14:textId="32908577" w:rsidR="00172A95" w:rsidRDefault="00997F33" w:rsidP="009936FD">
      <w:pPr>
        <w:pStyle w:val="paragraph"/>
        <w:spacing w:before="0" w:beforeAutospacing="0" w:after="0" w:afterAutospacing="0"/>
        <w:textAlignment w:val="baseline"/>
        <w:rPr>
          <w:rFonts w:asciiTheme="minorHAnsi" w:hAnsiTheme="minorHAnsi" w:cstheme="minorHAnsi"/>
        </w:rPr>
      </w:pPr>
      <w:r w:rsidRPr="009936FD">
        <w:rPr>
          <w:rFonts w:asciiTheme="minorHAnsi" w:hAnsiTheme="minorHAnsi" w:cstheme="minorHAnsi"/>
        </w:rPr>
        <w:t>We plan to develop the interface in a way that will allow for easy addition of features as development on the exoskeleton progresses.</w:t>
      </w:r>
    </w:p>
    <w:p w14:paraId="77720473" w14:textId="77777777" w:rsidR="00997F33" w:rsidRDefault="00997F33" w:rsidP="009936FD">
      <w:pPr>
        <w:pStyle w:val="paragraph"/>
        <w:spacing w:before="0" w:beforeAutospacing="0" w:after="0" w:afterAutospacing="0"/>
        <w:textAlignment w:val="baseline"/>
        <w:rPr>
          <w:rFonts w:asciiTheme="minorHAnsi" w:hAnsiTheme="minorHAnsi" w:cstheme="minorHAnsi"/>
        </w:rPr>
      </w:pPr>
    </w:p>
    <w:p w14:paraId="54438D43" w14:textId="7B15F9D2" w:rsidR="007F30A9" w:rsidRDefault="00D0193F" w:rsidP="009936FD">
      <w:pPr>
        <w:pStyle w:val="paragraph"/>
        <w:spacing w:before="0" w:beforeAutospacing="0" w:after="0" w:afterAutospacing="0"/>
        <w:textAlignment w:val="baseline"/>
        <w:rPr>
          <w:rFonts w:asciiTheme="minorHAnsi" w:hAnsiTheme="minorHAnsi" w:cstheme="minorHAnsi"/>
        </w:rPr>
      </w:pPr>
      <w:r>
        <w:rPr>
          <w:rStyle w:val="eop"/>
          <w:rFonts w:ascii="Calibri" w:hAnsi="Calibri" w:cs="Calibri"/>
        </w:rPr>
        <w:t xml:space="preserve">and </w:t>
      </w:r>
      <w:r w:rsidRPr="00D75613">
        <w:rPr>
          <w:rStyle w:val="eop"/>
          <w:rFonts w:ascii="Calibri" w:hAnsi="Calibri" w:cs="Calibri"/>
          <w:highlight w:val="yellow"/>
        </w:rPr>
        <w:t>which displays the virtual environment</w:t>
      </w:r>
      <w:r>
        <w:rPr>
          <w:rStyle w:val="eop"/>
          <w:rFonts w:ascii="Calibri" w:hAnsi="Calibri" w:cs="Calibri"/>
          <w:highlight w:val="yellow"/>
        </w:rPr>
        <w:t xml:space="preserve"> for the patient to see</w:t>
      </w:r>
    </w:p>
    <w:p w14:paraId="66EF0815" w14:textId="77777777" w:rsidR="00D0193F" w:rsidRDefault="00D0193F" w:rsidP="009936FD">
      <w:pPr>
        <w:pStyle w:val="paragraph"/>
        <w:spacing w:before="0" w:beforeAutospacing="0" w:after="0" w:afterAutospacing="0"/>
        <w:textAlignment w:val="baseline"/>
        <w:rPr>
          <w:rFonts w:asciiTheme="minorHAnsi" w:hAnsiTheme="minorHAnsi" w:cstheme="minorHAnsi"/>
        </w:rPr>
      </w:pPr>
    </w:p>
    <w:p w14:paraId="14B82FDE" w14:textId="3FB97A8F" w:rsidR="007F30A9" w:rsidRPr="009936FD" w:rsidRDefault="0010476A" w:rsidP="009936FD">
      <w:pPr>
        <w:pStyle w:val="paragraph"/>
        <w:spacing w:before="0" w:beforeAutospacing="0" w:after="0" w:afterAutospacing="0"/>
        <w:textAlignment w:val="baseline"/>
        <w:rPr>
          <w:rFonts w:ascii="Calibri" w:hAnsi="Calibri" w:cs="Calibri"/>
        </w:rPr>
      </w:pPr>
      <w:r w:rsidRPr="001B2ACC">
        <w:rPr>
          <w:rFonts w:asciiTheme="minorHAnsi" w:hAnsiTheme="minorHAnsi" w:cstheme="minorHAnsi"/>
          <w:highlight w:val="cyan"/>
        </w:rPr>
        <w:t>Using this virtual environment instead of real-life objects allows for consistency between each assessment, and repeatability of each task. This also allows for more precise measurement of each task, and a decrease of concern over the exoskeleton colliding with real-world objects.</w:t>
      </w:r>
    </w:p>
    <w:p w14:paraId="7F105AA6" w14:textId="77777777" w:rsidR="00C877EE" w:rsidRDefault="00C877EE" w:rsidP="00FA12AF">
      <w:pPr>
        <w:pStyle w:val="paragraph"/>
        <w:spacing w:after="0" w:afterAutospacing="0"/>
        <w:textAlignment w:val="baseline"/>
      </w:pPr>
    </w:p>
    <w:p w14:paraId="067A7EEE" w14:textId="38CBD753" w:rsidR="00FA12AF" w:rsidRPr="0092009A" w:rsidRDefault="00FA12AF" w:rsidP="00C877EE">
      <w:pPr>
        <w:pStyle w:val="paragraph"/>
        <w:spacing w:after="0" w:afterAutospacing="0"/>
        <w:ind w:firstLine="720"/>
        <w:textAlignment w:val="baseline"/>
      </w:pPr>
      <w:r w:rsidRPr="00656124">
        <w:rPr>
          <w:rStyle w:val="normaltextrun"/>
          <w:rFonts w:asciiTheme="minorHAnsi" w:hAnsiTheme="minorHAnsi" w:cstheme="minorHAnsi"/>
        </w:rPr>
        <w:t xml:space="preserve">An enormous amount of energy is spent heating and cooling our buildings and much of it is wasted through the building’s windows. Most options to help insulate windows and reduce solar heat gain are expensive or block out most of the window’s visible light. Liquid </w:t>
      </w:r>
      <w:r w:rsidRPr="00656124">
        <w:rPr>
          <w:rStyle w:val="spellingerror"/>
          <w:rFonts w:asciiTheme="minorHAnsi" w:hAnsiTheme="minorHAnsi" w:cstheme="minorHAnsi"/>
        </w:rPr>
        <w:t>Nanotint</w:t>
      </w:r>
      <w:r w:rsidRPr="00656124">
        <w:rPr>
          <w:rStyle w:val="normaltextrun"/>
          <w:rFonts w:asciiTheme="minorHAnsi" w:hAnsiTheme="minorHAnsi" w:cstheme="minorHAnsi"/>
        </w:rPr>
        <w:t xml:space="preserve"> offers a cheap and easy to apply coating that claims to block almost all UV and IR rays while reducing visible light transmission very little. We will be applying Liquid </w:t>
      </w:r>
      <w:r w:rsidRPr="00656124">
        <w:rPr>
          <w:rStyle w:val="spellingerror"/>
          <w:rFonts w:asciiTheme="minorHAnsi" w:hAnsiTheme="minorHAnsi" w:cstheme="minorHAnsi"/>
        </w:rPr>
        <w:t>Nanotint</w:t>
      </w:r>
      <w:r w:rsidRPr="00656124">
        <w:rPr>
          <w:rStyle w:val="normaltextrun"/>
          <w:rFonts w:asciiTheme="minorHAnsi" w:hAnsiTheme="minorHAnsi" w:cstheme="minorHAnsi"/>
        </w:rPr>
        <w:t xml:space="preserve"> to University of Idaho’s Golf Pro Shop in order to quantify the coating’s effectiveness and electricity use reduction in a real-world setting. We will also be building a demonstration unit that will show Liquid </w:t>
      </w:r>
      <w:r w:rsidRPr="00656124">
        <w:rPr>
          <w:rStyle w:val="spellingerror"/>
          <w:rFonts w:asciiTheme="minorHAnsi" w:hAnsiTheme="minorHAnsi" w:cstheme="minorHAnsi"/>
        </w:rPr>
        <w:t>Nanotint’s</w:t>
      </w:r>
      <w:r w:rsidRPr="00656124">
        <w:rPr>
          <w:rStyle w:val="normaltextrun"/>
          <w:rFonts w:asciiTheme="minorHAnsi" w:hAnsiTheme="minorHAnsi" w:cstheme="minorHAnsi"/>
        </w:rPr>
        <w:t xml:space="preserve"> benefit</w:t>
      </w:r>
      <w:del w:id="0" w:author="Swenson, Matthew (swenson@uidaho.edu)" w:date="2018-11-02T09:16:00Z">
        <w:r w:rsidRPr="00656124" w:rsidDel="00DE3AE6">
          <w:rPr>
            <w:rStyle w:val="normaltextrun"/>
            <w:rFonts w:asciiTheme="minorHAnsi" w:hAnsiTheme="minorHAnsi" w:cstheme="minorHAnsi"/>
          </w:rPr>
          <w:delText>’</w:delText>
        </w:r>
      </w:del>
      <w:r w:rsidRPr="00656124">
        <w:rPr>
          <w:rStyle w:val="normaltextrun"/>
          <w:rFonts w:asciiTheme="minorHAnsi" w:hAnsiTheme="minorHAnsi" w:cstheme="minorHAnsi"/>
        </w:rPr>
        <w:t>s and effectiveness in real time to prospective clients</w:t>
      </w:r>
      <w:r w:rsidRPr="0092009A">
        <w:rPr>
          <w:rStyle w:val="normaltextrun"/>
          <w:rFonts w:ascii="Calibri" w:hAnsi="Calibri" w:cs="Calibri"/>
        </w:rPr>
        <w:t>.</w:t>
      </w:r>
    </w:p>
    <w:p w14:paraId="7FDB3D12" w14:textId="63078699" w:rsidR="000B4F29" w:rsidRPr="0092009A" w:rsidRDefault="000B4F29">
      <w:pPr>
        <w:rPr>
          <w:rFonts w:cstheme="minorHAnsi"/>
          <w:sz w:val="24"/>
          <w:szCs w:val="24"/>
        </w:rPr>
      </w:pPr>
    </w:p>
    <w:p w14:paraId="055566B5" w14:textId="01DE4CB5" w:rsidR="000B4F29" w:rsidRPr="0092009A" w:rsidRDefault="000B4F29">
      <w:pPr>
        <w:rPr>
          <w:ins w:id="1" w:author="Pena, Alejandro (pena0641@vandals.uidaho.edu)" w:date="2021-09-21T16:29:00Z"/>
          <w:rFonts w:cstheme="minorHAnsi"/>
          <w:sz w:val="24"/>
          <w:szCs w:val="24"/>
        </w:rPr>
      </w:pPr>
      <w:r w:rsidRPr="0092009A">
        <w:rPr>
          <w:rFonts w:cstheme="minorHAnsi"/>
          <w:sz w:val="24"/>
          <w:szCs w:val="24"/>
        </w:rPr>
        <w:t xml:space="preserve">BLUE SABINO = </w:t>
      </w:r>
      <w:r w:rsidRPr="0092009A">
        <w:rPr>
          <w:rFonts w:cstheme="minorHAnsi"/>
          <w:color w:val="191919"/>
          <w:sz w:val="24"/>
          <w:szCs w:val="24"/>
          <w:shd w:val="clear" w:color="auto" w:fill="FFFFFF"/>
        </w:rPr>
        <w:t>BiLateral Upper-limb Exoskeleton for Simultaneous Assessment of Biomechanics and Neuromuscular Output</w:t>
      </w:r>
    </w:p>
    <w:p w14:paraId="6617BB23" w14:textId="788FA5E6" w:rsidR="00041A11" w:rsidRPr="0092009A" w:rsidRDefault="0014537F" w:rsidP="0014537F">
      <w:pPr>
        <w:pStyle w:val="ListParagraph"/>
        <w:numPr>
          <w:ilvl w:val="0"/>
          <w:numId w:val="1"/>
        </w:numPr>
        <w:rPr>
          <w:sz w:val="24"/>
          <w:szCs w:val="24"/>
        </w:rPr>
      </w:pPr>
      <w:r w:rsidRPr="0092009A">
        <w:rPr>
          <w:sz w:val="24"/>
          <w:szCs w:val="24"/>
        </w:rPr>
        <w:t>Medical-related</w:t>
      </w:r>
    </w:p>
    <w:p w14:paraId="54057654" w14:textId="305B36AE" w:rsidR="0014537F" w:rsidRPr="0092009A" w:rsidRDefault="001264A4" w:rsidP="0014537F">
      <w:pPr>
        <w:pStyle w:val="ListParagraph"/>
        <w:numPr>
          <w:ilvl w:val="0"/>
          <w:numId w:val="1"/>
        </w:numPr>
        <w:rPr>
          <w:sz w:val="24"/>
          <w:szCs w:val="24"/>
        </w:rPr>
      </w:pPr>
      <w:r w:rsidRPr="0092009A">
        <w:rPr>
          <w:sz w:val="24"/>
          <w:szCs w:val="24"/>
        </w:rPr>
        <w:t>Stroke patients</w:t>
      </w:r>
    </w:p>
    <w:p w14:paraId="56A5D15C" w14:textId="591ED477" w:rsidR="001264A4" w:rsidRPr="0092009A" w:rsidRDefault="00D959F4" w:rsidP="0014537F">
      <w:pPr>
        <w:pStyle w:val="ListParagraph"/>
        <w:numPr>
          <w:ilvl w:val="0"/>
          <w:numId w:val="1"/>
        </w:numPr>
        <w:rPr>
          <w:sz w:val="24"/>
          <w:szCs w:val="24"/>
        </w:rPr>
      </w:pPr>
      <w:r w:rsidRPr="0092009A">
        <w:rPr>
          <w:sz w:val="24"/>
          <w:szCs w:val="24"/>
        </w:rPr>
        <w:t>Why virtual?</w:t>
      </w:r>
    </w:p>
    <w:p w14:paraId="003C4C0F" w14:textId="2B323865" w:rsidR="00041A11" w:rsidRPr="0092009A" w:rsidRDefault="00FA75AC" w:rsidP="00FA75AC">
      <w:pPr>
        <w:pStyle w:val="ListParagraph"/>
        <w:numPr>
          <w:ilvl w:val="1"/>
          <w:numId w:val="1"/>
        </w:numPr>
        <w:rPr>
          <w:sz w:val="24"/>
          <w:szCs w:val="24"/>
        </w:rPr>
      </w:pPr>
      <w:r w:rsidRPr="0092009A">
        <w:rPr>
          <w:sz w:val="24"/>
          <w:szCs w:val="24"/>
        </w:rPr>
        <w:t>Importance of visual feedback</w:t>
      </w:r>
    </w:p>
    <w:p w14:paraId="5FDACF54" w14:textId="63FDEBB4" w:rsidR="00041A11" w:rsidRPr="0092009A" w:rsidRDefault="00F61B2B" w:rsidP="00AC4D53">
      <w:pPr>
        <w:pStyle w:val="ListParagraph"/>
        <w:numPr>
          <w:ilvl w:val="0"/>
          <w:numId w:val="1"/>
        </w:numPr>
        <w:rPr>
          <w:sz w:val="24"/>
          <w:szCs w:val="24"/>
        </w:rPr>
      </w:pPr>
      <w:r w:rsidRPr="0092009A">
        <w:rPr>
          <w:sz w:val="24"/>
          <w:szCs w:val="24"/>
        </w:rPr>
        <w:t xml:space="preserve">This solution combines the </w:t>
      </w:r>
      <w:r w:rsidR="006E1844" w:rsidRPr="0092009A">
        <w:rPr>
          <w:sz w:val="24"/>
          <w:szCs w:val="24"/>
        </w:rPr>
        <w:t xml:space="preserve">huge benefits of using a system like the Sabino </w:t>
      </w:r>
      <w:r w:rsidR="0089760B" w:rsidRPr="0092009A">
        <w:rPr>
          <w:sz w:val="24"/>
          <w:szCs w:val="24"/>
        </w:rPr>
        <w:t>with a</w:t>
      </w:r>
      <w:r w:rsidR="00182365" w:rsidRPr="0092009A">
        <w:rPr>
          <w:sz w:val="24"/>
          <w:szCs w:val="24"/>
        </w:rPr>
        <w:t>n intuitive and easy to use visual interface</w:t>
      </w:r>
      <w:r w:rsidR="00BF4A7C" w:rsidRPr="0092009A">
        <w:rPr>
          <w:sz w:val="24"/>
          <w:szCs w:val="24"/>
        </w:rPr>
        <w:t xml:space="preserve"> that can have features added as development occurs</w:t>
      </w:r>
      <w:r w:rsidR="00182365" w:rsidRPr="0092009A">
        <w:rPr>
          <w:sz w:val="24"/>
          <w:szCs w:val="24"/>
        </w:rPr>
        <w:t>.</w:t>
      </w:r>
    </w:p>
    <w:p w14:paraId="7388AD9C" w14:textId="77777777" w:rsidR="009D6B49" w:rsidRPr="0092009A" w:rsidRDefault="009D6B49" w:rsidP="009D6B49">
      <w:pPr>
        <w:rPr>
          <w:sz w:val="24"/>
          <w:szCs w:val="24"/>
        </w:rPr>
      </w:pPr>
    </w:p>
    <w:p w14:paraId="08297AFD" w14:textId="303E5626" w:rsidR="009D6B49" w:rsidRPr="0092009A" w:rsidRDefault="009D6B49" w:rsidP="009D6B49">
      <w:pPr>
        <w:rPr>
          <w:sz w:val="24"/>
          <w:szCs w:val="24"/>
        </w:rPr>
      </w:pPr>
      <w:r w:rsidRPr="0092009A">
        <w:rPr>
          <w:sz w:val="24"/>
          <w:szCs w:val="24"/>
        </w:rPr>
        <w:t>The BLUE SABINO is an exoskeleton instrument designed and developed at the University of Idaho for assessment of arm and hand function in individuals with neurological impairment. Subjects after injury, such as stroke, have difficulty extending the elbow and wrist during elevated arm reach movements, largely due to an abnormal torque coupling between muscles in the arm</w:t>
      </w:r>
    </w:p>
    <w:sectPr w:rsidR="009D6B49" w:rsidRPr="00920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42376"/>
    <w:multiLevelType w:val="hybridMultilevel"/>
    <w:tmpl w:val="30F82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2AF"/>
    <w:rsid w:val="00002DD1"/>
    <w:rsid w:val="00003709"/>
    <w:rsid w:val="0000543C"/>
    <w:rsid w:val="000073E8"/>
    <w:rsid w:val="00022F50"/>
    <w:rsid w:val="00030DFC"/>
    <w:rsid w:val="000325DA"/>
    <w:rsid w:val="0004184B"/>
    <w:rsid w:val="00041A11"/>
    <w:rsid w:val="00041E98"/>
    <w:rsid w:val="00042E0D"/>
    <w:rsid w:val="0004714D"/>
    <w:rsid w:val="000564DB"/>
    <w:rsid w:val="000727B3"/>
    <w:rsid w:val="00074E7D"/>
    <w:rsid w:val="00075791"/>
    <w:rsid w:val="00081936"/>
    <w:rsid w:val="0009237E"/>
    <w:rsid w:val="000B0526"/>
    <w:rsid w:val="000B4F29"/>
    <w:rsid w:val="000B515A"/>
    <w:rsid w:val="000B7D35"/>
    <w:rsid w:val="000C19CA"/>
    <w:rsid w:val="000C281E"/>
    <w:rsid w:val="000C28F9"/>
    <w:rsid w:val="000C2969"/>
    <w:rsid w:val="000C37F8"/>
    <w:rsid w:val="000C520E"/>
    <w:rsid w:val="000C5458"/>
    <w:rsid w:val="000C547A"/>
    <w:rsid w:val="000C5E67"/>
    <w:rsid w:val="000C78A7"/>
    <w:rsid w:val="000D7131"/>
    <w:rsid w:val="000E2847"/>
    <w:rsid w:val="000E56E7"/>
    <w:rsid w:val="000E76CD"/>
    <w:rsid w:val="000F16DE"/>
    <w:rsid w:val="000F5367"/>
    <w:rsid w:val="000F5F4D"/>
    <w:rsid w:val="000F6AD0"/>
    <w:rsid w:val="000F7F1E"/>
    <w:rsid w:val="0010476A"/>
    <w:rsid w:val="00114F09"/>
    <w:rsid w:val="001264A4"/>
    <w:rsid w:val="00127F3A"/>
    <w:rsid w:val="001353A1"/>
    <w:rsid w:val="00143BE0"/>
    <w:rsid w:val="0014452F"/>
    <w:rsid w:val="0014537F"/>
    <w:rsid w:val="001524B5"/>
    <w:rsid w:val="00154E16"/>
    <w:rsid w:val="001600F7"/>
    <w:rsid w:val="001630EB"/>
    <w:rsid w:val="00166923"/>
    <w:rsid w:val="00172A95"/>
    <w:rsid w:val="001734C3"/>
    <w:rsid w:val="00182365"/>
    <w:rsid w:val="00183247"/>
    <w:rsid w:val="00192FCB"/>
    <w:rsid w:val="00193475"/>
    <w:rsid w:val="0019381D"/>
    <w:rsid w:val="001A20D8"/>
    <w:rsid w:val="001A3629"/>
    <w:rsid w:val="001A7BB3"/>
    <w:rsid w:val="001B2ACC"/>
    <w:rsid w:val="001B34D7"/>
    <w:rsid w:val="001B3D31"/>
    <w:rsid w:val="001B7372"/>
    <w:rsid w:val="001C573D"/>
    <w:rsid w:val="001C7440"/>
    <w:rsid w:val="001E53F7"/>
    <w:rsid w:val="001E73B8"/>
    <w:rsid w:val="001E793C"/>
    <w:rsid w:val="001F42F5"/>
    <w:rsid w:val="001F682F"/>
    <w:rsid w:val="00201ABD"/>
    <w:rsid w:val="00202D7A"/>
    <w:rsid w:val="002033F6"/>
    <w:rsid w:val="00203EE0"/>
    <w:rsid w:val="00216F4E"/>
    <w:rsid w:val="002223A3"/>
    <w:rsid w:val="002241EF"/>
    <w:rsid w:val="00224A0C"/>
    <w:rsid w:val="0023270D"/>
    <w:rsid w:val="00235821"/>
    <w:rsid w:val="0024117B"/>
    <w:rsid w:val="0024128E"/>
    <w:rsid w:val="00246AAA"/>
    <w:rsid w:val="00250573"/>
    <w:rsid w:val="0025158A"/>
    <w:rsid w:val="002575BE"/>
    <w:rsid w:val="00260C4B"/>
    <w:rsid w:val="00261434"/>
    <w:rsid w:val="00265F02"/>
    <w:rsid w:val="002701F2"/>
    <w:rsid w:val="00271823"/>
    <w:rsid w:val="002720F4"/>
    <w:rsid w:val="0027395C"/>
    <w:rsid w:val="0027554F"/>
    <w:rsid w:val="00285801"/>
    <w:rsid w:val="00285D33"/>
    <w:rsid w:val="00285F7B"/>
    <w:rsid w:val="00291411"/>
    <w:rsid w:val="00296C79"/>
    <w:rsid w:val="00296CD3"/>
    <w:rsid w:val="002A772A"/>
    <w:rsid w:val="002A7D60"/>
    <w:rsid w:val="002B00D0"/>
    <w:rsid w:val="002B1CB1"/>
    <w:rsid w:val="002B3655"/>
    <w:rsid w:val="002B42EE"/>
    <w:rsid w:val="002B6515"/>
    <w:rsid w:val="002B6C5B"/>
    <w:rsid w:val="002C324B"/>
    <w:rsid w:val="002C5C46"/>
    <w:rsid w:val="002C658F"/>
    <w:rsid w:val="002D3A05"/>
    <w:rsid w:val="002E2237"/>
    <w:rsid w:val="002E2A7F"/>
    <w:rsid w:val="002F0D1C"/>
    <w:rsid w:val="00300B0A"/>
    <w:rsid w:val="00301230"/>
    <w:rsid w:val="00306D44"/>
    <w:rsid w:val="00315F20"/>
    <w:rsid w:val="003208C4"/>
    <w:rsid w:val="003238C3"/>
    <w:rsid w:val="00326F05"/>
    <w:rsid w:val="003359C0"/>
    <w:rsid w:val="00344979"/>
    <w:rsid w:val="0035004D"/>
    <w:rsid w:val="00351970"/>
    <w:rsid w:val="00351B90"/>
    <w:rsid w:val="00366213"/>
    <w:rsid w:val="00373707"/>
    <w:rsid w:val="00381E37"/>
    <w:rsid w:val="0038372B"/>
    <w:rsid w:val="00391B33"/>
    <w:rsid w:val="00392B6B"/>
    <w:rsid w:val="00396321"/>
    <w:rsid w:val="003A1291"/>
    <w:rsid w:val="003B5883"/>
    <w:rsid w:val="003C3718"/>
    <w:rsid w:val="003C7243"/>
    <w:rsid w:val="003D4BAC"/>
    <w:rsid w:val="003D63A2"/>
    <w:rsid w:val="003E06A0"/>
    <w:rsid w:val="003E0A3A"/>
    <w:rsid w:val="003E4983"/>
    <w:rsid w:val="003E5414"/>
    <w:rsid w:val="003F236E"/>
    <w:rsid w:val="003F31B7"/>
    <w:rsid w:val="003F3711"/>
    <w:rsid w:val="003F3770"/>
    <w:rsid w:val="003F6A72"/>
    <w:rsid w:val="004012D4"/>
    <w:rsid w:val="00402754"/>
    <w:rsid w:val="00406F25"/>
    <w:rsid w:val="00413F65"/>
    <w:rsid w:val="004141E9"/>
    <w:rsid w:val="00423A84"/>
    <w:rsid w:val="00423CB5"/>
    <w:rsid w:val="00425EA4"/>
    <w:rsid w:val="00431EE9"/>
    <w:rsid w:val="00433087"/>
    <w:rsid w:val="00440C04"/>
    <w:rsid w:val="00442694"/>
    <w:rsid w:val="004464FB"/>
    <w:rsid w:val="00451367"/>
    <w:rsid w:val="00452F62"/>
    <w:rsid w:val="00454703"/>
    <w:rsid w:val="00456FD5"/>
    <w:rsid w:val="00463787"/>
    <w:rsid w:val="00465632"/>
    <w:rsid w:val="0047382F"/>
    <w:rsid w:val="004738F9"/>
    <w:rsid w:val="00475C19"/>
    <w:rsid w:val="004807B7"/>
    <w:rsid w:val="00482B70"/>
    <w:rsid w:val="00487608"/>
    <w:rsid w:val="0049113B"/>
    <w:rsid w:val="00492FC1"/>
    <w:rsid w:val="004A17B8"/>
    <w:rsid w:val="004A25FD"/>
    <w:rsid w:val="004B5DB8"/>
    <w:rsid w:val="004B631B"/>
    <w:rsid w:val="004C6E2F"/>
    <w:rsid w:val="004C7ECA"/>
    <w:rsid w:val="004D7D6A"/>
    <w:rsid w:val="004E1DAA"/>
    <w:rsid w:val="004E3AB3"/>
    <w:rsid w:val="004E7639"/>
    <w:rsid w:val="004F7F25"/>
    <w:rsid w:val="00512C15"/>
    <w:rsid w:val="0052185D"/>
    <w:rsid w:val="00522D89"/>
    <w:rsid w:val="00523BE5"/>
    <w:rsid w:val="005323AD"/>
    <w:rsid w:val="00533516"/>
    <w:rsid w:val="005347FA"/>
    <w:rsid w:val="005358A4"/>
    <w:rsid w:val="00544703"/>
    <w:rsid w:val="005520B9"/>
    <w:rsid w:val="0056216F"/>
    <w:rsid w:val="00562F81"/>
    <w:rsid w:val="00563D6E"/>
    <w:rsid w:val="00565425"/>
    <w:rsid w:val="00571FEB"/>
    <w:rsid w:val="00574395"/>
    <w:rsid w:val="0058230E"/>
    <w:rsid w:val="005878AD"/>
    <w:rsid w:val="005905BC"/>
    <w:rsid w:val="00590628"/>
    <w:rsid w:val="00596BFE"/>
    <w:rsid w:val="005975BF"/>
    <w:rsid w:val="005A0BAE"/>
    <w:rsid w:val="005A7D0D"/>
    <w:rsid w:val="005B2099"/>
    <w:rsid w:val="005B49CE"/>
    <w:rsid w:val="005B5FF8"/>
    <w:rsid w:val="005B63B2"/>
    <w:rsid w:val="005B7ACB"/>
    <w:rsid w:val="005C0730"/>
    <w:rsid w:val="005C1B29"/>
    <w:rsid w:val="005D7B97"/>
    <w:rsid w:val="005E1AF1"/>
    <w:rsid w:val="005E71C8"/>
    <w:rsid w:val="005F3966"/>
    <w:rsid w:val="0061219F"/>
    <w:rsid w:val="0061236C"/>
    <w:rsid w:val="00614253"/>
    <w:rsid w:val="00615372"/>
    <w:rsid w:val="0061764A"/>
    <w:rsid w:val="00620706"/>
    <w:rsid w:val="00632734"/>
    <w:rsid w:val="00636341"/>
    <w:rsid w:val="00641005"/>
    <w:rsid w:val="00641F9A"/>
    <w:rsid w:val="006468C2"/>
    <w:rsid w:val="00646A3B"/>
    <w:rsid w:val="00647EBB"/>
    <w:rsid w:val="00650A67"/>
    <w:rsid w:val="00654998"/>
    <w:rsid w:val="00656124"/>
    <w:rsid w:val="0066427D"/>
    <w:rsid w:val="00667040"/>
    <w:rsid w:val="0067330F"/>
    <w:rsid w:val="00677CC1"/>
    <w:rsid w:val="00684798"/>
    <w:rsid w:val="00684E34"/>
    <w:rsid w:val="006864A6"/>
    <w:rsid w:val="0069424E"/>
    <w:rsid w:val="00695966"/>
    <w:rsid w:val="006A1424"/>
    <w:rsid w:val="006A297C"/>
    <w:rsid w:val="006A4AFB"/>
    <w:rsid w:val="006A6071"/>
    <w:rsid w:val="006B1BDB"/>
    <w:rsid w:val="006B3253"/>
    <w:rsid w:val="006C10D7"/>
    <w:rsid w:val="006C2364"/>
    <w:rsid w:val="006E1844"/>
    <w:rsid w:val="006F3DD1"/>
    <w:rsid w:val="0070036A"/>
    <w:rsid w:val="00701E76"/>
    <w:rsid w:val="00713448"/>
    <w:rsid w:val="00713AB0"/>
    <w:rsid w:val="00720EAA"/>
    <w:rsid w:val="00722670"/>
    <w:rsid w:val="0074158C"/>
    <w:rsid w:val="0074505A"/>
    <w:rsid w:val="0075107A"/>
    <w:rsid w:val="00756433"/>
    <w:rsid w:val="007576B6"/>
    <w:rsid w:val="00767759"/>
    <w:rsid w:val="00770751"/>
    <w:rsid w:val="007714C9"/>
    <w:rsid w:val="00777678"/>
    <w:rsid w:val="00782846"/>
    <w:rsid w:val="00783FF3"/>
    <w:rsid w:val="00784621"/>
    <w:rsid w:val="0079684A"/>
    <w:rsid w:val="007A5C6C"/>
    <w:rsid w:val="007B2C40"/>
    <w:rsid w:val="007C7EF7"/>
    <w:rsid w:val="007D3E19"/>
    <w:rsid w:val="007D4B14"/>
    <w:rsid w:val="007D6EB9"/>
    <w:rsid w:val="007E36B1"/>
    <w:rsid w:val="007E75B7"/>
    <w:rsid w:val="007F0435"/>
    <w:rsid w:val="007F292B"/>
    <w:rsid w:val="007F30A9"/>
    <w:rsid w:val="007F7818"/>
    <w:rsid w:val="00802090"/>
    <w:rsid w:val="00805184"/>
    <w:rsid w:val="00810103"/>
    <w:rsid w:val="008109A5"/>
    <w:rsid w:val="008120C1"/>
    <w:rsid w:val="0081232A"/>
    <w:rsid w:val="008170BD"/>
    <w:rsid w:val="008243A2"/>
    <w:rsid w:val="00824E96"/>
    <w:rsid w:val="008527BA"/>
    <w:rsid w:val="00854AFF"/>
    <w:rsid w:val="00856E70"/>
    <w:rsid w:val="00857209"/>
    <w:rsid w:val="00862EBF"/>
    <w:rsid w:val="00876046"/>
    <w:rsid w:val="00877A94"/>
    <w:rsid w:val="00877F91"/>
    <w:rsid w:val="00882AE5"/>
    <w:rsid w:val="00886570"/>
    <w:rsid w:val="00892AC0"/>
    <w:rsid w:val="00894ABD"/>
    <w:rsid w:val="0089760B"/>
    <w:rsid w:val="008A7644"/>
    <w:rsid w:val="008B0587"/>
    <w:rsid w:val="008C3E05"/>
    <w:rsid w:val="008C70C6"/>
    <w:rsid w:val="008D11CC"/>
    <w:rsid w:val="008D3884"/>
    <w:rsid w:val="008D43FD"/>
    <w:rsid w:val="008E5BF9"/>
    <w:rsid w:val="008F04E2"/>
    <w:rsid w:val="008F251E"/>
    <w:rsid w:val="008F39FC"/>
    <w:rsid w:val="008F60D5"/>
    <w:rsid w:val="00902D7F"/>
    <w:rsid w:val="00905EA9"/>
    <w:rsid w:val="0092009A"/>
    <w:rsid w:val="00920110"/>
    <w:rsid w:val="00931A87"/>
    <w:rsid w:val="009322E8"/>
    <w:rsid w:val="009335A1"/>
    <w:rsid w:val="009335B4"/>
    <w:rsid w:val="0093552D"/>
    <w:rsid w:val="0093615E"/>
    <w:rsid w:val="009564B1"/>
    <w:rsid w:val="00956749"/>
    <w:rsid w:val="009600C4"/>
    <w:rsid w:val="00975A46"/>
    <w:rsid w:val="009767BC"/>
    <w:rsid w:val="00977431"/>
    <w:rsid w:val="00977D0E"/>
    <w:rsid w:val="0098027D"/>
    <w:rsid w:val="00983E73"/>
    <w:rsid w:val="00984592"/>
    <w:rsid w:val="00987DE7"/>
    <w:rsid w:val="009936BA"/>
    <w:rsid w:val="009936FD"/>
    <w:rsid w:val="00994FE1"/>
    <w:rsid w:val="009950DF"/>
    <w:rsid w:val="00995AFE"/>
    <w:rsid w:val="00997F33"/>
    <w:rsid w:val="009A444C"/>
    <w:rsid w:val="009A4E5F"/>
    <w:rsid w:val="009B619E"/>
    <w:rsid w:val="009D316A"/>
    <w:rsid w:val="009D6B49"/>
    <w:rsid w:val="009D7005"/>
    <w:rsid w:val="009E1820"/>
    <w:rsid w:val="009E1C7D"/>
    <w:rsid w:val="009E3DB2"/>
    <w:rsid w:val="009F3999"/>
    <w:rsid w:val="00A00826"/>
    <w:rsid w:val="00A02B5B"/>
    <w:rsid w:val="00A02E9C"/>
    <w:rsid w:val="00A062CA"/>
    <w:rsid w:val="00A10C33"/>
    <w:rsid w:val="00A12A9C"/>
    <w:rsid w:val="00A157C7"/>
    <w:rsid w:val="00A16942"/>
    <w:rsid w:val="00A1747D"/>
    <w:rsid w:val="00A22C0A"/>
    <w:rsid w:val="00A319F0"/>
    <w:rsid w:val="00A329C4"/>
    <w:rsid w:val="00A3505C"/>
    <w:rsid w:val="00A36FB9"/>
    <w:rsid w:val="00A40567"/>
    <w:rsid w:val="00A41049"/>
    <w:rsid w:val="00A41EA5"/>
    <w:rsid w:val="00A43126"/>
    <w:rsid w:val="00A43253"/>
    <w:rsid w:val="00A4470F"/>
    <w:rsid w:val="00A51713"/>
    <w:rsid w:val="00A538AE"/>
    <w:rsid w:val="00A54D4E"/>
    <w:rsid w:val="00A62EBD"/>
    <w:rsid w:val="00A64B59"/>
    <w:rsid w:val="00A678CD"/>
    <w:rsid w:val="00A67DAE"/>
    <w:rsid w:val="00A74C2B"/>
    <w:rsid w:val="00A80824"/>
    <w:rsid w:val="00A94517"/>
    <w:rsid w:val="00A95403"/>
    <w:rsid w:val="00A97AB8"/>
    <w:rsid w:val="00AA43AB"/>
    <w:rsid w:val="00AA5D82"/>
    <w:rsid w:val="00AB2408"/>
    <w:rsid w:val="00AB7A5E"/>
    <w:rsid w:val="00AC0B62"/>
    <w:rsid w:val="00AC25D7"/>
    <w:rsid w:val="00AC45D1"/>
    <w:rsid w:val="00AC4D53"/>
    <w:rsid w:val="00AC56DD"/>
    <w:rsid w:val="00AC643E"/>
    <w:rsid w:val="00AC68F4"/>
    <w:rsid w:val="00AD01F8"/>
    <w:rsid w:val="00AD0388"/>
    <w:rsid w:val="00AD6D0B"/>
    <w:rsid w:val="00AE2B9D"/>
    <w:rsid w:val="00AE2F30"/>
    <w:rsid w:val="00AE4E6C"/>
    <w:rsid w:val="00AE6DC8"/>
    <w:rsid w:val="00AF292E"/>
    <w:rsid w:val="00AF474F"/>
    <w:rsid w:val="00AF6AF4"/>
    <w:rsid w:val="00B00017"/>
    <w:rsid w:val="00B0275E"/>
    <w:rsid w:val="00B03415"/>
    <w:rsid w:val="00B12D44"/>
    <w:rsid w:val="00B177D1"/>
    <w:rsid w:val="00B2265E"/>
    <w:rsid w:val="00B24C02"/>
    <w:rsid w:val="00B27F0E"/>
    <w:rsid w:val="00B37D3D"/>
    <w:rsid w:val="00B44D4A"/>
    <w:rsid w:val="00B52403"/>
    <w:rsid w:val="00B56AFB"/>
    <w:rsid w:val="00B609AA"/>
    <w:rsid w:val="00B66CDD"/>
    <w:rsid w:val="00B743BB"/>
    <w:rsid w:val="00B745D2"/>
    <w:rsid w:val="00B764E6"/>
    <w:rsid w:val="00B82E74"/>
    <w:rsid w:val="00B834CF"/>
    <w:rsid w:val="00B85FBE"/>
    <w:rsid w:val="00B929A5"/>
    <w:rsid w:val="00B968C3"/>
    <w:rsid w:val="00BA0DF1"/>
    <w:rsid w:val="00BA6210"/>
    <w:rsid w:val="00BB258F"/>
    <w:rsid w:val="00BB4AF8"/>
    <w:rsid w:val="00BB79FE"/>
    <w:rsid w:val="00BB7A78"/>
    <w:rsid w:val="00BC1BAC"/>
    <w:rsid w:val="00BC2B5D"/>
    <w:rsid w:val="00BD71BF"/>
    <w:rsid w:val="00BF0E77"/>
    <w:rsid w:val="00BF37B8"/>
    <w:rsid w:val="00BF4A7C"/>
    <w:rsid w:val="00C146E6"/>
    <w:rsid w:val="00C14A37"/>
    <w:rsid w:val="00C202CE"/>
    <w:rsid w:val="00C23294"/>
    <w:rsid w:val="00C23841"/>
    <w:rsid w:val="00C2688F"/>
    <w:rsid w:val="00C32681"/>
    <w:rsid w:val="00C35E47"/>
    <w:rsid w:val="00C3672C"/>
    <w:rsid w:val="00C36E54"/>
    <w:rsid w:val="00C379CF"/>
    <w:rsid w:val="00C43C25"/>
    <w:rsid w:val="00C44AA1"/>
    <w:rsid w:val="00C46E71"/>
    <w:rsid w:val="00C5156C"/>
    <w:rsid w:val="00C5380C"/>
    <w:rsid w:val="00C53BB3"/>
    <w:rsid w:val="00C62BCB"/>
    <w:rsid w:val="00C6436B"/>
    <w:rsid w:val="00C647A3"/>
    <w:rsid w:val="00C66034"/>
    <w:rsid w:val="00C7206F"/>
    <w:rsid w:val="00C7601B"/>
    <w:rsid w:val="00C765D8"/>
    <w:rsid w:val="00C81E81"/>
    <w:rsid w:val="00C877EE"/>
    <w:rsid w:val="00C95835"/>
    <w:rsid w:val="00CA02C8"/>
    <w:rsid w:val="00CA03F0"/>
    <w:rsid w:val="00CA2E53"/>
    <w:rsid w:val="00CB1BA4"/>
    <w:rsid w:val="00CB2FB5"/>
    <w:rsid w:val="00CB44A6"/>
    <w:rsid w:val="00CB4A23"/>
    <w:rsid w:val="00CB5CA1"/>
    <w:rsid w:val="00CB7D10"/>
    <w:rsid w:val="00CC38D7"/>
    <w:rsid w:val="00CC5859"/>
    <w:rsid w:val="00CD03B0"/>
    <w:rsid w:val="00CD070C"/>
    <w:rsid w:val="00CD0AE5"/>
    <w:rsid w:val="00CD1520"/>
    <w:rsid w:val="00CD34EC"/>
    <w:rsid w:val="00CE0FA3"/>
    <w:rsid w:val="00CE1CEC"/>
    <w:rsid w:val="00CE2DB2"/>
    <w:rsid w:val="00CE58BF"/>
    <w:rsid w:val="00CE6728"/>
    <w:rsid w:val="00CE725B"/>
    <w:rsid w:val="00CF27AA"/>
    <w:rsid w:val="00CF4DB1"/>
    <w:rsid w:val="00CF6642"/>
    <w:rsid w:val="00D0193F"/>
    <w:rsid w:val="00D0303F"/>
    <w:rsid w:val="00D0360B"/>
    <w:rsid w:val="00D04529"/>
    <w:rsid w:val="00D069F0"/>
    <w:rsid w:val="00D12692"/>
    <w:rsid w:val="00D13A08"/>
    <w:rsid w:val="00D155AE"/>
    <w:rsid w:val="00D17310"/>
    <w:rsid w:val="00D20D43"/>
    <w:rsid w:val="00D23E3C"/>
    <w:rsid w:val="00D24839"/>
    <w:rsid w:val="00D25031"/>
    <w:rsid w:val="00D26230"/>
    <w:rsid w:val="00D32DF2"/>
    <w:rsid w:val="00D353B3"/>
    <w:rsid w:val="00D4150D"/>
    <w:rsid w:val="00D4187E"/>
    <w:rsid w:val="00D5314F"/>
    <w:rsid w:val="00D53A34"/>
    <w:rsid w:val="00D54494"/>
    <w:rsid w:val="00D5470F"/>
    <w:rsid w:val="00D613A3"/>
    <w:rsid w:val="00D647CC"/>
    <w:rsid w:val="00D649CC"/>
    <w:rsid w:val="00D67FD8"/>
    <w:rsid w:val="00D74546"/>
    <w:rsid w:val="00D7482D"/>
    <w:rsid w:val="00D75613"/>
    <w:rsid w:val="00D75909"/>
    <w:rsid w:val="00D77BE6"/>
    <w:rsid w:val="00D8010D"/>
    <w:rsid w:val="00D86F1B"/>
    <w:rsid w:val="00D87312"/>
    <w:rsid w:val="00D9003E"/>
    <w:rsid w:val="00D90A19"/>
    <w:rsid w:val="00D959F4"/>
    <w:rsid w:val="00DA4C61"/>
    <w:rsid w:val="00DB0041"/>
    <w:rsid w:val="00DB600B"/>
    <w:rsid w:val="00DC12B6"/>
    <w:rsid w:val="00DC1FC6"/>
    <w:rsid w:val="00DC23D9"/>
    <w:rsid w:val="00DC3AC8"/>
    <w:rsid w:val="00DD666F"/>
    <w:rsid w:val="00DE0844"/>
    <w:rsid w:val="00DE3AE6"/>
    <w:rsid w:val="00DE3B4E"/>
    <w:rsid w:val="00DF1121"/>
    <w:rsid w:val="00DF645E"/>
    <w:rsid w:val="00E01592"/>
    <w:rsid w:val="00E017FE"/>
    <w:rsid w:val="00E1683F"/>
    <w:rsid w:val="00E23C1C"/>
    <w:rsid w:val="00E24A8C"/>
    <w:rsid w:val="00E24B28"/>
    <w:rsid w:val="00E25B9F"/>
    <w:rsid w:val="00E30732"/>
    <w:rsid w:val="00E3127E"/>
    <w:rsid w:val="00E327EC"/>
    <w:rsid w:val="00E43AAD"/>
    <w:rsid w:val="00E453F9"/>
    <w:rsid w:val="00E47234"/>
    <w:rsid w:val="00E50380"/>
    <w:rsid w:val="00E50836"/>
    <w:rsid w:val="00E565B0"/>
    <w:rsid w:val="00E66D86"/>
    <w:rsid w:val="00E74417"/>
    <w:rsid w:val="00E811B9"/>
    <w:rsid w:val="00E83BF9"/>
    <w:rsid w:val="00E87BD9"/>
    <w:rsid w:val="00E96811"/>
    <w:rsid w:val="00EA17A1"/>
    <w:rsid w:val="00EA1C15"/>
    <w:rsid w:val="00EA1EF0"/>
    <w:rsid w:val="00EB1A60"/>
    <w:rsid w:val="00EB2916"/>
    <w:rsid w:val="00EB331B"/>
    <w:rsid w:val="00EB4382"/>
    <w:rsid w:val="00EB53C3"/>
    <w:rsid w:val="00EC4A53"/>
    <w:rsid w:val="00EC547E"/>
    <w:rsid w:val="00ED30E6"/>
    <w:rsid w:val="00ED6F59"/>
    <w:rsid w:val="00ED7830"/>
    <w:rsid w:val="00EE7C8E"/>
    <w:rsid w:val="00F054BA"/>
    <w:rsid w:val="00F05D40"/>
    <w:rsid w:val="00F05D6A"/>
    <w:rsid w:val="00F07F2B"/>
    <w:rsid w:val="00F11005"/>
    <w:rsid w:val="00F11441"/>
    <w:rsid w:val="00F11D44"/>
    <w:rsid w:val="00F15646"/>
    <w:rsid w:val="00F16DF1"/>
    <w:rsid w:val="00F2088D"/>
    <w:rsid w:val="00F20948"/>
    <w:rsid w:val="00F27DEB"/>
    <w:rsid w:val="00F309FB"/>
    <w:rsid w:val="00F35E8F"/>
    <w:rsid w:val="00F43B39"/>
    <w:rsid w:val="00F449E6"/>
    <w:rsid w:val="00F53207"/>
    <w:rsid w:val="00F554C8"/>
    <w:rsid w:val="00F55CF3"/>
    <w:rsid w:val="00F61B2B"/>
    <w:rsid w:val="00F62F61"/>
    <w:rsid w:val="00F64772"/>
    <w:rsid w:val="00F6480E"/>
    <w:rsid w:val="00F667D1"/>
    <w:rsid w:val="00F74232"/>
    <w:rsid w:val="00F813A7"/>
    <w:rsid w:val="00F82FA8"/>
    <w:rsid w:val="00F90CF1"/>
    <w:rsid w:val="00F92367"/>
    <w:rsid w:val="00F94150"/>
    <w:rsid w:val="00F9514F"/>
    <w:rsid w:val="00F95956"/>
    <w:rsid w:val="00FA0A49"/>
    <w:rsid w:val="00FA12AF"/>
    <w:rsid w:val="00FA1F9F"/>
    <w:rsid w:val="00FA4E3D"/>
    <w:rsid w:val="00FA75AC"/>
    <w:rsid w:val="00FB10F4"/>
    <w:rsid w:val="00FB19C6"/>
    <w:rsid w:val="00FB1C3C"/>
    <w:rsid w:val="00FB1E8F"/>
    <w:rsid w:val="00FC10C7"/>
    <w:rsid w:val="00FD0089"/>
    <w:rsid w:val="00FD3C4F"/>
    <w:rsid w:val="00FD6C27"/>
    <w:rsid w:val="00FE066F"/>
    <w:rsid w:val="00FE521A"/>
    <w:rsid w:val="069E36BC"/>
    <w:rsid w:val="2429C490"/>
    <w:rsid w:val="2CBBBA90"/>
    <w:rsid w:val="3A49099C"/>
    <w:rsid w:val="566138B9"/>
    <w:rsid w:val="5CB593EC"/>
    <w:rsid w:val="5D9B1FA3"/>
    <w:rsid w:val="67D8E44A"/>
    <w:rsid w:val="734B155A"/>
    <w:rsid w:val="7B0910F4"/>
    <w:rsid w:val="7DFB23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6C6DD"/>
  <w15:chartTrackingRefBased/>
  <w15:docId w15:val="{1869EA45-FEB4-4622-86DC-0FF375485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A12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A12AF"/>
  </w:style>
  <w:style w:type="character" w:customStyle="1" w:styleId="eop">
    <w:name w:val="eop"/>
    <w:basedOn w:val="DefaultParagraphFont"/>
    <w:rsid w:val="00FA12AF"/>
  </w:style>
  <w:style w:type="character" w:customStyle="1" w:styleId="spellingerror">
    <w:name w:val="spellingerror"/>
    <w:basedOn w:val="DefaultParagraphFont"/>
    <w:rsid w:val="00FA12AF"/>
  </w:style>
  <w:style w:type="paragraph" w:styleId="ListParagraph">
    <w:name w:val="List Paragraph"/>
    <w:basedOn w:val="Normal"/>
    <w:uiPriority w:val="34"/>
    <w:qFormat/>
    <w:rsid w:val="00203E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619545">
      <w:bodyDiv w:val="1"/>
      <w:marLeft w:val="0"/>
      <w:marRight w:val="0"/>
      <w:marTop w:val="0"/>
      <w:marBottom w:val="0"/>
      <w:divBdr>
        <w:top w:val="none" w:sz="0" w:space="0" w:color="auto"/>
        <w:left w:val="none" w:sz="0" w:space="0" w:color="auto"/>
        <w:bottom w:val="none" w:sz="0" w:space="0" w:color="auto"/>
        <w:right w:val="none" w:sz="0" w:space="0" w:color="auto"/>
      </w:divBdr>
      <w:divsChild>
        <w:div w:id="1170604694">
          <w:marLeft w:val="0"/>
          <w:marRight w:val="0"/>
          <w:marTop w:val="0"/>
          <w:marBottom w:val="0"/>
          <w:divBdr>
            <w:top w:val="none" w:sz="0" w:space="0" w:color="auto"/>
            <w:left w:val="none" w:sz="0" w:space="0" w:color="auto"/>
            <w:bottom w:val="none" w:sz="0" w:space="0" w:color="auto"/>
            <w:right w:val="none" w:sz="0" w:space="0" w:color="auto"/>
          </w:divBdr>
        </w:div>
        <w:div w:id="1217856935">
          <w:marLeft w:val="0"/>
          <w:marRight w:val="0"/>
          <w:marTop w:val="0"/>
          <w:marBottom w:val="0"/>
          <w:divBdr>
            <w:top w:val="none" w:sz="0" w:space="0" w:color="auto"/>
            <w:left w:val="none" w:sz="0" w:space="0" w:color="auto"/>
            <w:bottom w:val="none" w:sz="0" w:space="0" w:color="auto"/>
            <w:right w:val="none" w:sz="0" w:space="0" w:color="auto"/>
          </w:divBdr>
        </w:div>
        <w:div w:id="1319532197">
          <w:marLeft w:val="0"/>
          <w:marRight w:val="0"/>
          <w:marTop w:val="0"/>
          <w:marBottom w:val="0"/>
          <w:divBdr>
            <w:top w:val="none" w:sz="0" w:space="0" w:color="auto"/>
            <w:left w:val="none" w:sz="0" w:space="0" w:color="auto"/>
            <w:bottom w:val="none" w:sz="0" w:space="0" w:color="auto"/>
            <w:right w:val="none" w:sz="0" w:space="0" w:color="auto"/>
          </w:divBdr>
        </w:div>
        <w:div w:id="18066995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43254B27533444690A8B3E3B23DF47F" ma:contentTypeVersion="4" ma:contentTypeDescription="Create a new document." ma:contentTypeScope="" ma:versionID="5cb0ad4188a1d5d6b54303275f362f51">
  <xsd:schema xmlns:xsd="http://www.w3.org/2001/XMLSchema" xmlns:xs="http://www.w3.org/2001/XMLSchema" xmlns:p="http://schemas.microsoft.com/office/2006/metadata/properties" xmlns:ns3="78b64eb5-a17b-402c-ba9b-af600099f941" targetNamespace="http://schemas.microsoft.com/office/2006/metadata/properties" ma:root="true" ma:fieldsID="8b04899b8c70af4118062f839b51f570" ns3:_="">
    <xsd:import namespace="78b64eb5-a17b-402c-ba9b-af600099f94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b64eb5-a17b-402c-ba9b-af600099f9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E8197D-EA4D-485A-8B47-5A067ACABD5B}">
  <ds:schemaRefs>
    <ds:schemaRef ds:uri="http://schemas.microsoft.com/sharepoint/v3/contenttype/forms"/>
  </ds:schemaRefs>
</ds:datastoreItem>
</file>

<file path=customXml/itemProps2.xml><?xml version="1.0" encoding="utf-8"?>
<ds:datastoreItem xmlns:ds="http://schemas.openxmlformats.org/officeDocument/2006/customXml" ds:itemID="{34EDCB95-3C2E-4B94-9B27-9D87BB7CC19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A6E46BB-36C3-4F51-93DF-FFA7E9A88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b64eb5-a17b-402c-ba9b-af600099f9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Pages>
  <Words>543</Words>
  <Characters>3100</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Wallace</dc:creator>
  <cp:keywords/>
  <dc:description/>
  <cp:lastModifiedBy>Villanueva, Miguel (vill9577@vandals.uidaho.edu)</cp:lastModifiedBy>
  <cp:revision>205</cp:revision>
  <dcterms:created xsi:type="dcterms:W3CDTF">2021-09-21T23:26:00Z</dcterms:created>
  <dcterms:modified xsi:type="dcterms:W3CDTF">2021-09-22T01:26:00Z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0x010100443254B27533444690A8B3E3B23DF47F</vt:lpwstr>
  </property>
</Properties>
</file>